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B68C" w14:textId="77777777" w:rsidR="00556454" w:rsidRPr="00556454" w:rsidRDefault="00556454" w:rsidP="00556454">
      <w:pPr>
        <w:pStyle w:val="PlainText"/>
        <w:rPr>
          <w:rFonts w:ascii="Courier New" w:hAnsi="Courier New" w:cs="Courier New"/>
        </w:rPr>
      </w:pPr>
      <w:r w:rsidRPr="00556454">
        <w:rPr>
          <w:rFonts w:ascii="Courier New" w:hAnsi="Courier New" w:cs="Courier New"/>
        </w:rPr>
        <w:t>**IMPACT READINESS LEVEL‚Ñ¢ END USER LICENSE AGREEMENT**</w:t>
      </w:r>
    </w:p>
    <w:p w14:paraId="61CF0F3F" w14:textId="77777777" w:rsidR="00556454" w:rsidRPr="00556454" w:rsidRDefault="00556454" w:rsidP="00556454">
      <w:pPr>
        <w:pStyle w:val="PlainText"/>
        <w:rPr>
          <w:rFonts w:ascii="Courier New" w:hAnsi="Courier New" w:cs="Courier New"/>
        </w:rPr>
      </w:pPr>
    </w:p>
    <w:p w14:paraId="5F88BD6D" w14:textId="054DBF98" w:rsidR="00556454" w:rsidRPr="00556454" w:rsidRDefault="00556454" w:rsidP="00556454">
      <w:pPr>
        <w:pStyle w:val="PlainText"/>
        <w:rPr>
          <w:rFonts w:ascii="Courier New" w:hAnsi="Courier New" w:cs="Courier New"/>
        </w:rPr>
      </w:pPr>
      <w:r w:rsidRPr="00556454">
        <w:rPr>
          <w:rFonts w:ascii="Courier New" w:hAnsi="Courier New" w:cs="Courier New"/>
        </w:rPr>
        <w:t xml:space="preserve">**IMPORTANT - READ CAREFULLY:** This End User License Agreement ("EULA") is a </w:t>
      </w:r>
      <w:ins w:id="0" w:author="Rob Hyndman" w:date="2025-11-12T09:23:00Z" w16du:dateUtc="2025-11-12T14:23:00Z">
        <w:r w:rsidR="004A51C5">
          <w:rPr>
            <w:rFonts w:ascii="Courier New" w:hAnsi="Courier New" w:cs="Courier New"/>
          </w:rPr>
          <w:t xml:space="preserve">binding </w:t>
        </w:r>
      </w:ins>
      <w:r w:rsidRPr="00556454">
        <w:rPr>
          <w:rFonts w:ascii="Courier New" w:hAnsi="Courier New" w:cs="Courier New"/>
        </w:rPr>
        <w:t>legal agreement between you (either an individual or a single entity) and Impact Readiness Ltd.</w:t>
      </w:r>
      <w:ins w:id="1" w:author="Rob Hyndman" w:date="2025-11-12T09:19:00Z" w16du:dateUtc="2025-11-12T14:19:00Z">
        <w:r w:rsidR="00FA602D">
          <w:rPr>
            <w:rFonts w:ascii="Courier New" w:hAnsi="Courier New" w:cs="Courier New"/>
          </w:rPr>
          <w:t xml:space="preserve"> (the “Company”)</w:t>
        </w:r>
      </w:ins>
      <w:r w:rsidRPr="00556454">
        <w:rPr>
          <w:rFonts w:ascii="Courier New" w:hAnsi="Courier New" w:cs="Courier New"/>
        </w:rPr>
        <w:t xml:space="preserve"> for the Impact Readiness Level‚Ñ¢ software application and associated </w:t>
      </w:r>
      <w:ins w:id="2" w:author="Rob Hyndman" w:date="2025-11-12T09:31:00Z" w16du:dateUtc="2025-11-12T14:31:00Z">
        <w:r w:rsidR="00E104B0">
          <w:rPr>
            <w:rFonts w:ascii="Courier New" w:hAnsi="Courier New" w:cs="Courier New"/>
          </w:rPr>
          <w:t>materials</w:t>
        </w:r>
      </w:ins>
      <w:del w:id="3" w:author="Rob Hyndman" w:date="2025-11-12T09:31:00Z" w16du:dateUtc="2025-11-12T14:31:00Z">
        <w:r w:rsidRPr="00556454" w:rsidDel="00E104B0">
          <w:rPr>
            <w:rFonts w:ascii="Courier New" w:hAnsi="Courier New" w:cs="Courier New"/>
          </w:rPr>
          <w:delText>documentation</w:delText>
        </w:r>
      </w:del>
      <w:ins w:id="4" w:author="Rob Hyndman" w:date="2025-11-12T09:20:00Z" w16du:dateUtc="2025-11-12T14:20:00Z">
        <w:r w:rsidR="008C291B">
          <w:rPr>
            <w:rFonts w:ascii="Courier New" w:hAnsi="Courier New" w:cs="Courier New"/>
          </w:rPr>
          <w:t xml:space="preserve"> </w:t>
        </w:r>
      </w:ins>
      <w:ins w:id="5" w:author="Rob Hyndman" w:date="2025-11-12T09:17:00Z" w16du:dateUtc="2025-11-12T14:17:00Z">
        <w:r w:rsidR="00FA602D">
          <w:rPr>
            <w:rFonts w:ascii="Courier New" w:hAnsi="Courier New" w:cs="Courier New"/>
          </w:rPr>
          <w:t>(</w:t>
        </w:r>
      </w:ins>
      <w:ins w:id="6" w:author="Rob Hyndman" w:date="2025-11-12T09:31:00Z" w16du:dateUtc="2025-11-12T14:31:00Z">
        <w:r w:rsidR="00E104B0">
          <w:rPr>
            <w:rFonts w:ascii="Courier New" w:hAnsi="Courier New" w:cs="Courier New"/>
          </w:rPr>
          <w:t xml:space="preserve">as defined below, </w:t>
        </w:r>
      </w:ins>
      <w:ins w:id="7" w:author="Rob Hyndman" w:date="2025-11-12T09:17:00Z" w16du:dateUtc="2025-11-12T14:17:00Z">
        <w:r w:rsidR="00FA602D">
          <w:rPr>
            <w:rFonts w:ascii="Courier New" w:hAnsi="Courier New" w:cs="Courier New"/>
          </w:rPr>
          <w:t>the “Software”)</w:t>
        </w:r>
      </w:ins>
      <w:ins w:id="8" w:author="Rob Hyndman" w:date="2025-11-12T09:48:00Z" w16du:dateUtc="2025-11-12T14:48:00Z">
        <w:r w:rsidR="007340FC">
          <w:rPr>
            <w:rFonts w:ascii="Courier New" w:hAnsi="Courier New" w:cs="Courier New"/>
          </w:rPr>
          <w:t xml:space="preserve"> and the D</w:t>
        </w:r>
      </w:ins>
      <w:ins w:id="9" w:author="Rob Hyndman" w:date="2025-11-12T09:49:00Z" w16du:dateUtc="2025-11-12T14:49:00Z">
        <w:r w:rsidR="007340FC">
          <w:rPr>
            <w:rFonts w:ascii="Courier New" w:hAnsi="Courier New" w:cs="Courier New"/>
          </w:rPr>
          <w:t>ocumentation (as defined below)</w:t>
        </w:r>
      </w:ins>
      <w:r w:rsidRPr="00556454">
        <w:rPr>
          <w:rFonts w:ascii="Courier New" w:hAnsi="Courier New" w:cs="Courier New"/>
        </w:rPr>
        <w:t>.</w:t>
      </w:r>
      <w:ins w:id="10" w:author="Rob Hyndman" w:date="2025-11-12T09:17:00Z" w16du:dateUtc="2025-11-12T14:17:00Z">
        <w:r w:rsidR="00FA602D">
          <w:rPr>
            <w:rFonts w:ascii="Courier New" w:hAnsi="Courier New" w:cs="Courier New"/>
          </w:rPr>
          <w:t xml:space="preserve"> If you are using </w:t>
        </w:r>
      </w:ins>
      <w:ins w:id="11" w:author="Rob Hyndman" w:date="2025-11-12T09:18:00Z" w16du:dateUtc="2025-11-12T14:18:00Z">
        <w:r w:rsidR="00FA602D">
          <w:rPr>
            <w:rFonts w:ascii="Courier New" w:hAnsi="Courier New" w:cs="Courier New"/>
          </w:rPr>
          <w:t xml:space="preserve">the Software </w:t>
        </w:r>
      </w:ins>
      <w:ins w:id="12" w:author="Rob Hyndman" w:date="2025-11-12T09:49:00Z" w16du:dateUtc="2025-11-12T14:49:00Z">
        <w:r w:rsidR="00310DEB">
          <w:rPr>
            <w:rFonts w:ascii="Courier New" w:hAnsi="Courier New" w:cs="Courier New"/>
          </w:rPr>
          <w:t xml:space="preserve">and Documentation </w:t>
        </w:r>
      </w:ins>
      <w:ins w:id="13" w:author="Rob Hyndman" w:date="2025-11-12T09:18:00Z" w16du:dateUtc="2025-11-12T14:18:00Z">
        <w:r w:rsidR="00FA602D">
          <w:rPr>
            <w:rFonts w:ascii="Courier New" w:hAnsi="Courier New" w:cs="Courier New"/>
          </w:rPr>
          <w:t xml:space="preserve">on behalf on an entity, </w:t>
        </w:r>
      </w:ins>
      <w:ins w:id="14" w:author="Rob Hyndman" w:date="2025-11-12T09:28:00Z" w16du:dateUtc="2025-11-12T14:28:00Z">
        <w:r w:rsidR="0035157C">
          <w:rPr>
            <w:rFonts w:ascii="Courier New" w:hAnsi="Courier New" w:cs="Courier New"/>
          </w:rPr>
          <w:t xml:space="preserve">(i) </w:t>
        </w:r>
      </w:ins>
      <w:ins w:id="15" w:author="Rob Hyndman" w:date="2025-11-12T09:18:00Z" w16du:dateUtc="2025-11-12T14:18:00Z">
        <w:r w:rsidR="00FA602D">
          <w:rPr>
            <w:rFonts w:ascii="Courier New" w:hAnsi="Courier New" w:cs="Courier New"/>
          </w:rPr>
          <w:t xml:space="preserve">this EULA is a legal agreement between </w:t>
        </w:r>
      </w:ins>
      <w:ins w:id="16" w:author="Rob Hyndman" w:date="2025-11-12T09:19:00Z" w16du:dateUtc="2025-11-12T14:19:00Z">
        <w:r w:rsidR="00FA602D">
          <w:rPr>
            <w:rFonts w:ascii="Courier New" w:hAnsi="Courier New" w:cs="Courier New"/>
          </w:rPr>
          <w:t>that entity and the Company</w:t>
        </w:r>
      </w:ins>
      <w:ins w:id="17" w:author="Rob Hyndman" w:date="2025-11-12T09:23:00Z" w16du:dateUtc="2025-11-12T14:23:00Z">
        <w:r w:rsidR="004A51C5">
          <w:rPr>
            <w:rFonts w:ascii="Courier New" w:hAnsi="Courier New" w:cs="Courier New"/>
          </w:rPr>
          <w:t xml:space="preserve">, </w:t>
        </w:r>
      </w:ins>
      <w:ins w:id="18" w:author="Rob Hyndman" w:date="2025-11-12T09:27:00Z" w16du:dateUtc="2025-11-12T14:27:00Z">
        <w:r w:rsidR="009C27B4">
          <w:rPr>
            <w:rFonts w:ascii="Courier New" w:hAnsi="Courier New" w:cs="Courier New"/>
          </w:rPr>
          <w:t>(i</w:t>
        </w:r>
      </w:ins>
      <w:ins w:id="19" w:author="Rob Hyndman" w:date="2025-11-12T09:28:00Z" w16du:dateUtc="2025-11-12T14:28:00Z">
        <w:r w:rsidR="0035157C">
          <w:rPr>
            <w:rFonts w:ascii="Courier New" w:hAnsi="Courier New" w:cs="Courier New"/>
          </w:rPr>
          <w:t>i</w:t>
        </w:r>
      </w:ins>
      <w:ins w:id="20" w:author="Rob Hyndman" w:date="2025-11-12T09:27:00Z" w16du:dateUtc="2025-11-12T14:27:00Z">
        <w:r w:rsidR="009C27B4">
          <w:rPr>
            <w:rFonts w:ascii="Courier New" w:hAnsi="Courier New" w:cs="Courier New"/>
          </w:rPr>
          <w:t xml:space="preserve">) </w:t>
        </w:r>
        <w:commentRangeStart w:id="21"/>
        <w:r w:rsidR="009C27B4">
          <w:rPr>
            <w:rFonts w:ascii="Courier New" w:hAnsi="Courier New" w:cs="Courier New"/>
          </w:rPr>
          <w:t xml:space="preserve">unless the Company agrees otherwise in writing no other individual may use the Software </w:t>
        </w:r>
      </w:ins>
      <w:ins w:id="22" w:author="Rob Hyndman" w:date="2025-11-12T09:49:00Z" w16du:dateUtc="2025-11-12T14:49:00Z">
        <w:r w:rsidR="00310DEB">
          <w:rPr>
            <w:rFonts w:ascii="Courier New" w:hAnsi="Courier New" w:cs="Courier New"/>
          </w:rPr>
          <w:t xml:space="preserve">or Documentation </w:t>
        </w:r>
      </w:ins>
      <w:ins w:id="23" w:author="Rob Hyndman" w:date="2025-11-12T09:27:00Z" w16du:dateUtc="2025-11-12T14:27:00Z">
        <w:r w:rsidR="009C27B4">
          <w:rPr>
            <w:rFonts w:ascii="Courier New" w:hAnsi="Courier New" w:cs="Courier New"/>
          </w:rPr>
          <w:t>on behalf of the entity</w:t>
        </w:r>
      </w:ins>
      <w:commentRangeEnd w:id="21"/>
      <w:r w:rsidR="0035157C">
        <w:rPr>
          <w:rStyle w:val="CommentReference"/>
          <w:rFonts w:ascii="Courier New" w:hAnsi="Courier New" w:cs="Courier New"/>
          <w:sz w:val="21"/>
          <w:szCs w:val="21"/>
        </w:rPr>
        <w:commentReference w:id="21"/>
      </w:r>
      <w:ins w:id="24" w:author="Rob Hyndman" w:date="2025-11-12T09:27:00Z" w16du:dateUtc="2025-11-12T14:27:00Z">
        <w:r w:rsidR="0035157C">
          <w:rPr>
            <w:rFonts w:ascii="Courier New" w:hAnsi="Courier New" w:cs="Courier New"/>
          </w:rPr>
          <w:t>, and</w:t>
        </w:r>
      </w:ins>
      <w:ins w:id="25" w:author="Rob Hyndman" w:date="2025-11-12T09:28:00Z" w16du:dateUtc="2025-11-12T14:28:00Z">
        <w:r w:rsidR="0035157C">
          <w:rPr>
            <w:rFonts w:ascii="Courier New" w:hAnsi="Courier New" w:cs="Courier New"/>
          </w:rPr>
          <w:t xml:space="preserve"> (iii) this EULA</w:t>
        </w:r>
      </w:ins>
      <w:ins w:id="26" w:author="Rob Hyndman" w:date="2025-11-12T09:23:00Z" w16du:dateUtc="2025-11-12T14:23:00Z">
        <w:r w:rsidR="004A51C5">
          <w:rPr>
            <w:rFonts w:ascii="Courier New" w:hAnsi="Courier New" w:cs="Courier New"/>
          </w:rPr>
          <w:t xml:space="preserve"> is </w:t>
        </w:r>
      </w:ins>
      <w:ins w:id="27" w:author="Rob Hyndman" w:date="2025-11-12T09:28:00Z" w16du:dateUtc="2025-11-12T14:28:00Z">
        <w:r w:rsidR="0035157C">
          <w:rPr>
            <w:rFonts w:ascii="Courier New" w:hAnsi="Courier New" w:cs="Courier New"/>
          </w:rPr>
          <w:t xml:space="preserve">also </w:t>
        </w:r>
      </w:ins>
      <w:ins w:id="28" w:author="Rob Hyndman" w:date="2025-11-12T09:23:00Z" w16du:dateUtc="2025-11-12T14:23:00Z">
        <w:r w:rsidR="004A51C5">
          <w:rPr>
            <w:rFonts w:ascii="Courier New" w:hAnsi="Courier New" w:cs="Courier New"/>
          </w:rPr>
          <w:t>a binding legal agreement between you and the Company in relation to your own use of the Software</w:t>
        </w:r>
      </w:ins>
      <w:ins w:id="29" w:author="Rob Hyndman" w:date="2025-11-12T09:49:00Z" w16du:dateUtc="2025-11-12T14:49:00Z">
        <w:r w:rsidR="00310DEB">
          <w:rPr>
            <w:rFonts w:ascii="Courier New" w:hAnsi="Courier New" w:cs="Courier New"/>
          </w:rPr>
          <w:t xml:space="preserve"> and Documentation</w:t>
        </w:r>
      </w:ins>
      <w:ins w:id="30" w:author="Rob Hyndman" w:date="2025-11-12T09:19:00Z" w16du:dateUtc="2025-11-12T14:19:00Z">
        <w:r w:rsidR="00FA602D">
          <w:rPr>
            <w:rFonts w:ascii="Courier New" w:hAnsi="Courier New" w:cs="Courier New"/>
          </w:rPr>
          <w:t>.</w:t>
        </w:r>
      </w:ins>
      <w:ins w:id="31" w:author="Rob Hyndman" w:date="2025-11-12T09:26:00Z" w16du:dateUtc="2025-11-12T14:26:00Z">
        <w:r w:rsidR="009C27B4">
          <w:rPr>
            <w:rFonts w:ascii="Courier New" w:hAnsi="Courier New" w:cs="Courier New"/>
          </w:rPr>
          <w:t xml:space="preserve"> </w:t>
        </w:r>
      </w:ins>
      <w:ins w:id="32" w:author="Rob Hyndman" w:date="2025-11-12T09:26:00Z">
        <w:r w:rsidR="009C27B4" w:rsidRPr="009C27B4">
          <w:rPr>
            <w:rFonts w:ascii="Courier New" w:hAnsi="Courier New" w:cs="Courier New"/>
            <w:lang w:val="en"/>
          </w:rPr>
          <w:t>You must read the terms and conditions of this EULA before using the S</w:t>
        </w:r>
      </w:ins>
      <w:ins w:id="33" w:author="Rob Hyndman" w:date="2025-11-12T09:26:00Z" w16du:dateUtc="2025-11-12T14:26:00Z">
        <w:r w:rsidR="009C27B4">
          <w:rPr>
            <w:rFonts w:ascii="Courier New" w:hAnsi="Courier New" w:cs="Courier New"/>
            <w:lang w:val="en"/>
          </w:rPr>
          <w:t>oftware</w:t>
        </w:r>
      </w:ins>
      <w:ins w:id="34" w:author="Rob Hyndman" w:date="2025-11-12T09:49:00Z" w16du:dateUtc="2025-11-12T14:49:00Z">
        <w:r w:rsidR="00310DEB">
          <w:rPr>
            <w:rFonts w:ascii="Courier New" w:hAnsi="Courier New" w:cs="Courier New"/>
            <w:lang w:val="en"/>
          </w:rPr>
          <w:t xml:space="preserve"> or Documentation</w:t>
        </w:r>
      </w:ins>
      <w:ins w:id="35" w:author="Rob Hyndman" w:date="2025-11-12T09:26:00Z">
        <w:r w:rsidR="009C27B4" w:rsidRPr="009C27B4">
          <w:rPr>
            <w:rFonts w:ascii="Courier New" w:hAnsi="Courier New" w:cs="Courier New"/>
            <w:lang w:val="en"/>
          </w:rPr>
          <w:t>.</w:t>
        </w:r>
      </w:ins>
      <w:ins w:id="36" w:author="Rob Hyndman" w:date="2025-11-12T09:29:00Z" w16du:dateUtc="2025-11-12T14:29:00Z">
        <w:r w:rsidR="0035157C">
          <w:rPr>
            <w:rFonts w:ascii="Courier New" w:hAnsi="Courier New" w:cs="Courier New"/>
            <w:lang w:val="en"/>
          </w:rPr>
          <w:t xml:space="preserve"> </w:t>
        </w:r>
      </w:ins>
      <w:ins w:id="37" w:author="Rob Hyndman" w:date="2025-11-12T09:29:00Z">
        <w:r w:rsidR="0035157C" w:rsidRPr="0035157C">
          <w:rPr>
            <w:rFonts w:ascii="Courier New" w:hAnsi="Courier New" w:cs="Courier New"/>
            <w:lang w:val="en"/>
          </w:rPr>
          <w:t xml:space="preserve">If you do not agree with the terms and conditions of this EULA, </w:t>
        </w:r>
      </w:ins>
      <w:ins w:id="38" w:author="Rob Hyndman" w:date="2025-11-12T09:30:00Z" w16du:dateUtc="2025-11-12T14:30:00Z">
        <w:r w:rsidR="0035157C">
          <w:rPr>
            <w:rFonts w:ascii="Courier New" w:hAnsi="Courier New" w:cs="Courier New"/>
            <w:lang w:val="en"/>
          </w:rPr>
          <w:t>you must</w:t>
        </w:r>
      </w:ins>
      <w:ins w:id="39" w:author="Rob Hyndman" w:date="2025-11-12T09:29:00Z">
        <w:r w:rsidR="0035157C" w:rsidRPr="0035157C">
          <w:rPr>
            <w:rFonts w:ascii="Courier New" w:hAnsi="Courier New" w:cs="Courier New"/>
            <w:lang w:val="en"/>
          </w:rPr>
          <w:t xml:space="preserve"> immediately stop using the S</w:t>
        </w:r>
      </w:ins>
      <w:ins w:id="40" w:author="Rob Hyndman" w:date="2025-11-12T09:30:00Z" w16du:dateUtc="2025-11-12T14:30:00Z">
        <w:r w:rsidR="0035157C">
          <w:rPr>
            <w:rFonts w:ascii="Courier New" w:hAnsi="Courier New" w:cs="Courier New"/>
            <w:lang w:val="en"/>
          </w:rPr>
          <w:t>oftware</w:t>
        </w:r>
      </w:ins>
      <w:ins w:id="41" w:author="Rob Hyndman" w:date="2025-11-12T09:49:00Z" w16du:dateUtc="2025-11-12T14:49:00Z">
        <w:r w:rsidR="00310DEB">
          <w:rPr>
            <w:rFonts w:ascii="Courier New" w:hAnsi="Courier New" w:cs="Courier New"/>
            <w:lang w:val="en"/>
          </w:rPr>
          <w:t xml:space="preserve"> and Documentation</w:t>
        </w:r>
      </w:ins>
      <w:ins w:id="42" w:author="Rob Hyndman" w:date="2025-11-12T09:30:00Z" w16du:dateUtc="2025-11-12T14:30:00Z">
        <w:r w:rsidR="0035157C">
          <w:rPr>
            <w:rFonts w:ascii="Courier New" w:hAnsi="Courier New" w:cs="Courier New"/>
            <w:lang w:val="en"/>
          </w:rPr>
          <w:t>.</w:t>
        </w:r>
      </w:ins>
    </w:p>
    <w:p w14:paraId="1BD7DAC3" w14:textId="77777777" w:rsidR="00556454" w:rsidRPr="00556454" w:rsidRDefault="00556454" w:rsidP="00556454">
      <w:pPr>
        <w:pStyle w:val="PlainText"/>
        <w:rPr>
          <w:rFonts w:ascii="Courier New" w:hAnsi="Courier New" w:cs="Courier New"/>
        </w:rPr>
      </w:pPr>
    </w:p>
    <w:p w14:paraId="42F02E5A" w14:textId="77777777" w:rsidR="00556454" w:rsidRPr="00556454" w:rsidRDefault="00556454" w:rsidP="00556454">
      <w:pPr>
        <w:pStyle w:val="PlainText"/>
        <w:rPr>
          <w:rFonts w:ascii="Courier New" w:hAnsi="Courier New" w:cs="Courier New"/>
        </w:rPr>
      </w:pPr>
      <w:r w:rsidRPr="00556454">
        <w:rPr>
          <w:rFonts w:ascii="Courier New" w:hAnsi="Courier New" w:cs="Courier New"/>
        </w:rPr>
        <w:t>**1. GRANT OF LICENSE**</w:t>
      </w:r>
    </w:p>
    <w:p w14:paraId="3DAEFABE" w14:textId="2D73544D" w:rsidR="00AE7FD2" w:rsidRDefault="00556454" w:rsidP="00556454">
      <w:pPr>
        <w:pStyle w:val="PlainText"/>
        <w:rPr>
          <w:ins w:id="43" w:author="Rob Hyndman" w:date="2025-11-12T09:53:00Z" w16du:dateUtc="2025-11-12T14:53:00Z"/>
          <w:rFonts w:ascii="Courier New" w:hAnsi="Courier New" w:cs="Courier New"/>
        </w:rPr>
      </w:pPr>
      <w:r w:rsidRPr="00556454">
        <w:rPr>
          <w:rFonts w:ascii="Courier New" w:hAnsi="Courier New" w:cs="Courier New"/>
        </w:rPr>
        <w:t xml:space="preserve">Subject to the terms of this EULA, you are granted a limited, </w:t>
      </w:r>
      <w:ins w:id="44" w:author="Rob Hyndman" w:date="2025-11-12T09:55:00Z" w16du:dateUtc="2025-11-12T14:55:00Z">
        <w:r w:rsidR="008B0D56">
          <w:rPr>
            <w:rFonts w:ascii="Courier New" w:hAnsi="Courier New" w:cs="Courier New"/>
          </w:rPr>
          <w:t xml:space="preserve">revocable, </w:t>
        </w:r>
      </w:ins>
      <w:r w:rsidRPr="00556454">
        <w:rPr>
          <w:rFonts w:ascii="Courier New" w:hAnsi="Courier New" w:cs="Courier New"/>
        </w:rPr>
        <w:t xml:space="preserve">non-exclusive, non-transferable license to </w:t>
      </w:r>
      <w:ins w:id="45" w:author="Rob Hyndman" w:date="2025-11-12T09:26:00Z" w16du:dateUtc="2025-11-12T14:26:00Z">
        <w:r w:rsidR="009C27B4">
          <w:rPr>
            <w:rFonts w:ascii="Courier New" w:hAnsi="Courier New" w:cs="Courier New"/>
          </w:rPr>
          <w:t xml:space="preserve">access and </w:t>
        </w:r>
      </w:ins>
      <w:r w:rsidRPr="00556454">
        <w:rPr>
          <w:rFonts w:ascii="Courier New" w:hAnsi="Courier New" w:cs="Courier New"/>
        </w:rPr>
        <w:t xml:space="preserve">use the </w:t>
      </w:r>
      <w:del w:id="46" w:author="Rob Hyndman" w:date="2025-11-12T09:18:00Z" w16du:dateUtc="2025-11-12T14:18:00Z">
        <w:r w:rsidRPr="00556454" w:rsidDel="00FA602D">
          <w:rPr>
            <w:rFonts w:ascii="Courier New" w:hAnsi="Courier New" w:cs="Courier New"/>
          </w:rPr>
          <w:delText xml:space="preserve">Impact Readiness Level‚Ñ¢ </w:delText>
        </w:r>
      </w:del>
      <w:ins w:id="47" w:author="Rob Hyndman" w:date="2025-11-12T09:18:00Z" w16du:dateUtc="2025-11-12T14:18:00Z">
        <w:r w:rsidR="00FA602D">
          <w:rPr>
            <w:rFonts w:ascii="Courier New" w:hAnsi="Courier New" w:cs="Courier New"/>
          </w:rPr>
          <w:t>S</w:t>
        </w:r>
      </w:ins>
      <w:del w:id="48" w:author="Rob Hyndman" w:date="2025-11-12T09:18:00Z" w16du:dateUtc="2025-11-12T14:18:00Z">
        <w:r w:rsidRPr="00556454" w:rsidDel="00FA602D">
          <w:rPr>
            <w:rFonts w:ascii="Courier New" w:hAnsi="Courier New" w:cs="Courier New"/>
          </w:rPr>
          <w:delText>s</w:delText>
        </w:r>
      </w:del>
      <w:r w:rsidRPr="00556454">
        <w:rPr>
          <w:rFonts w:ascii="Courier New" w:hAnsi="Courier New" w:cs="Courier New"/>
        </w:rPr>
        <w:t xml:space="preserve">oftware </w:t>
      </w:r>
      <w:ins w:id="49" w:author="Rob Hyndman" w:date="2025-11-12T09:51:00Z" w16du:dateUtc="2025-11-12T14:51:00Z">
        <w:r w:rsidR="00AE7FD2">
          <w:rPr>
            <w:rFonts w:ascii="Courier New" w:hAnsi="Courier New" w:cs="Courier New"/>
          </w:rPr>
          <w:t xml:space="preserve">and </w:t>
        </w:r>
        <w:r w:rsidR="00AE7FD2" w:rsidRPr="00310DEB">
          <w:rPr>
            <w:rFonts w:ascii="Courier New" w:hAnsi="Courier New" w:cs="Courier New"/>
          </w:rPr>
          <w:t>one (1) copy, for your own backup purposes, of the reports produced by the Software</w:t>
        </w:r>
      </w:ins>
      <w:ins w:id="50" w:author="Rob Hyndman" w:date="2025-11-12T09:53:00Z" w16du:dateUtc="2025-11-12T14:53:00Z">
        <w:r w:rsidR="008B0D56" w:rsidRPr="008B0D56">
          <w:rPr>
            <w:rFonts w:ascii="Courier New" w:hAnsi="Courier New" w:cs="Courier New"/>
          </w:rPr>
          <w:t xml:space="preserve"> </w:t>
        </w:r>
        <w:r w:rsidR="008B0D56" w:rsidRPr="00310DEB">
          <w:rPr>
            <w:rFonts w:ascii="Courier New" w:hAnsi="Courier New" w:cs="Courier New"/>
          </w:rPr>
          <w:t>for its user</w:t>
        </w:r>
      </w:ins>
      <w:ins w:id="51" w:author="Rob Hyndman" w:date="2025-11-12T09:51:00Z" w16du:dateUtc="2025-11-12T14:51:00Z">
        <w:r w:rsidR="00AE7FD2">
          <w:rPr>
            <w:rFonts w:ascii="Courier New" w:hAnsi="Courier New" w:cs="Courier New"/>
          </w:rPr>
          <w:t>,</w:t>
        </w:r>
        <w:r w:rsidR="00AE7FD2" w:rsidRPr="00310DEB">
          <w:rPr>
            <w:rFonts w:ascii="Courier New" w:hAnsi="Courier New" w:cs="Courier New"/>
          </w:rPr>
          <w:t xml:space="preserve"> </w:t>
        </w:r>
      </w:ins>
      <w:r w:rsidRPr="00556454">
        <w:rPr>
          <w:rFonts w:ascii="Courier New" w:hAnsi="Courier New" w:cs="Courier New"/>
        </w:rPr>
        <w:t>for evaluation and assessment purposes only</w:t>
      </w:r>
      <w:ins w:id="52" w:author="Rob Hyndman" w:date="2025-11-12T09:24:00Z" w16du:dateUtc="2025-11-12T14:24:00Z">
        <w:r w:rsidR="00A271C7">
          <w:rPr>
            <w:rFonts w:ascii="Courier New" w:hAnsi="Courier New" w:cs="Courier New"/>
          </w:rPr>
          <w:t xml:space="preserve">, and only for the period of </w:t>
        </w:r>
      </w:ins>
      <w:ins w:id="53" w:author="Rob Hyndman" w:date="2025-11-12T09:52:00Z" w16du:dateUtc="2025-11-12T14:52:00Z">
        <w:r w:rsidR="00AE7FD2">
          <w:rPr>
            <w:rFonts w:ascii="Courier New" w:hAnsi="Courier New" w:cs="Courier New"/>
          </w:rPr>
          <w:t>your</w:t>
        </w:r>
      </w:ins>
      <w:ins w:id="54" w:author="Rob Hyndman" w:date="2025-11-12T09:24:00Z" w16du:dateUtc="2025-11-12T14:24:00Z">
        <w:r w:rsidR="00A271C7">
          <w:rPr>
            <w:rFonts w:ascii="Courier New" w:hAnsi="Courier New" w:cs="Courier New"/>
          </w:rPr>
          <w:t xml:space="preserve"> evaluation and assessment, which </w:t>
        </w:r>
      </w:ins>
      <w:ins w:id="55" w:author="Rob Hyndman" w:date="2025-11-12T09:25:00Z" w16du:dateUtc="2025-11-12T14:25:00Z">
        <w:r w:rsidR="00A271C7">
          <w:rPr>
            <w:rFonts w:ascii="Courier New" w:hAnsi="Courier New" w:cs="Courier New"/>
          </w:rPr>
          <w:t xml:space="preserve">unless the Company agrees otherwise in writing </w:t>
        </w:r>
      </w:ins>
      <w:ins w:id="56" w:author="Rob Hyndman" w:date="2025-11-12T09:24:00Z" w16du:dateUtc="2025-11-12T14:24:00Z">
        <w:r w:rsidR="00A271C7">
          <w:rPr>
            <w:rFonts w:ascii="Courier New" w:hAnsi="Courier New" w:cs="Courier New"/>
          </w:rPr>
          <w:t>shall not exceed three (3</w:t>
        </w:r>
      </w:ins>
      <w:ins w:id="57" w:author="Rob Hyndman" w:date="2025-11-12T09:25:00Z" w16du:dateUtc="2025-11-12T14:25:00Z">
        <w:r w:rsidR="00A271C7">
          <w:rPr>
            <w:rFonts w:ascii="Courier New" w:hAnsi="Courier New" w:cs="Courier New"/>
          </w:rPr>
          <w:t>) months from the date you are first given access to the Software</w:t>
        </w:r>
      </w:ins>
      <w:r w:rsidRPr="00556454">
        <w:rPr>
          <w:rFonts w:ascii="Courier New" w:hAnsi="Courier New" w:cs="Courier New"/>
        </w:rPr>
        <w:t>.</w:t>
      </w:r>
    </w:p>
    <w:p w14:paraId="4BA32AF7" w14:textId="77777777" w:rsidR="00AE7FD2" w:rsidRDefault="00AE7FD2" w:rsidP="00556454">
      <w:pPr>
        <w:pStyle w:val="PlainText"/>
        <w:rPr>
          <w:ins w:id="58" w:author="Rob Hyndman" w:date="2025-11-12T09:53:00Z" w16du:dateUtc="2025-11-12T14:53:00Z"/>
          <w:rFonts w:ascii="Courier New" w:hAnsi="Courier New" w:cs="Courier New"/>
        </w:rPr>
      </w:pPr>
    </w:p>
    <w:p w14:paraId="132EFF6D" w14:textId="73BA42D7" w:rsidR="00556454" w:rsidRPr="00556454" w:rsidRDefault="00FA602D" w:rsidP="00556454">
      <w:pPr>
        <w:pStyle w:val="PlainText"/>
        <w:rPr>
          <w:rFonts w:ascii="Courier New" w:hAnsi="Courier New" w:cs="Courier New"/>
        </w:rPr>
      </w:pPr>
      <w:ins w:id="59" w:author="Rob Hyndman" w:date="2025-11-12T09:19:00Z" w16du:dateUtc="2025-11-12T14:19:00Z">
        <w:r>
          <w:rPr>
            <w:rFonts w:ascii="Courier New" w:hAnsi="Courier New" w:cs="Courier New"/>
          </w:rPr>
          <w:t xml:space="preserve">For clarity, </w:t>
        </w:r>
      </w:ins>
      <w:ins w:id="60" w:author="Rob Hyndman" w:date="2025-11-12T09:25:00Z" w16du:dateUtc="2025-11-12T14:25:00Z">
        <w:r w:rsidR="00A271C7">
          <w:rPr>
            <w:rFonts w:ascii="Courier New" w:hAnsi="Courier New" w:cs="Courier New"/>
          </w:rPr>
          <w:t xml:space="preserve">unless the Company agrees otherwise in writing </w:t>
        </w:r>
      </w:ins>
      <w:ins w:id="61" w:author="Rob Hyndman" w:date="2025-11-12T09:19:00Z" w16du:dateUtc="2025-11-12T14:19:00Z">
        <w:r>
          <w:rPr>
            <w:rFonts w:ascii="Courier New" w:hAnsi="Courier New" w:cs="Courier New"/>
          </w:rPr>
          <w:t xml:space="preserve">this license does not permit any commercial use </w:t>
        </w:r>
        <w:r w:rsidR="008C291B">
          <w:rPr>
            <w:rFonts w:ascii="Courier New" w:hAnsi="Courier New" w:cs="Courier New"/>
          </w:rPr>
          <w:t>of the So</w:t>
        </w:r>
      </w:ins>
      <w:ins w:id="62" w:author="Rob Hyndman" w:date="2025-11-12T09:20:00Z" w16du:dateUtc="2025-11-12T14:20:00Z">
        <w:r w:rsidR="008C291B">
          <w:rPr>
            <w:rFonts w:ascii="Courier New" w:hAnsi="Courier New" w:cs="Courier New"/>
          </w:rPr>
          <w:t>ftware</w:t>
        </w:r>
      </w:ins>
      <w:ins w:id="63" w:author="Rob Hyndman" w:date="2025-11-12T09:52:00Z" w16du:dateUtc="2025-11-12T14:52:00Z">
        <w:r w:rsidR="00AE7FD2">
          <w:rPr>
            <w:rFonts w:ascii="Courier New" w:hAnsi="Courier New" w:cs="Courier New"/>
          </w:rPr>
          <w:t xml:space="preserve"> or any other use of the Documentation</w:t>
        </w:r>
      </w:ins>
      <w:ins w:id="64" w:author="Rob Hyndman" w:date="2025-11-12T09:53:00Z" w16du:dateUtc="2025-11-12T14:53:00Z">
        <w:r w:rsidR="00AE7FD2">
          <w:rPr>
            <w:rFonts w:ascii="Courier New" w:hAnsi="Courier New" w:cs="Courier New"/>
          </w:rPr>
          <w:t>, and t</w:t>
        </w:r>
      </w:ins>
      <w:ins w:id="65" w:author="Rob Hyndman" w:date="2025-11-12T09:30:00Z" w16du:dateUtc="2025-11-12T14:30:00Z">
        <w:r w:rsidR="00E104B0">
          <w:rPr>
            <w:rFonts w:ascii="Courier New" w:hAnsi="Courier New" w:cs="Courier New"/>
          </w:rPr>
          <w:t>his EULA grants you no other rights to the Software</w:t>
        </w:r>
      </w:ins>
      <w:ins w:id="66" w:author="Rob Hyndman" w:date="2025-11-12T09:53:00Z" w16du:dateUtc="2025-11-12T14:53:00Z">
        <w:r w:rsidR="00AE7FD2">
          <w:rPr>
            <w:rFonts w:ascii="Courier New" w:hAnsi="Courier New" w:cs="Courier New"/>
          </w:rPr>
          <w:t xml:space="preserve"> or the Documentation</w:t>
        </w:r>
      </w:ins>
      <w:ins w:id="67" w:author="Rob Hyndman" w:date="2025-11-12T09:30:00Z" w16du:dateUtc="2025-11-12T14:30:00Z">
        <w:r w:rsidR="00E104B0">
          <w:rPr>
            <w:rFonts w:ascii="Courier New" w:hAnsi="Courier New" w:cs="Courier New"/>
          </w:rPr>
          <w:t>.</w:t>
        </w:r>
      </w:ins>
    </w:p>
    <w:p w14:paraId="0D09AC14" w14:textId="77777777" w:rsidR="00556454" w:rsidRPr="00556454" w:rsidRDefault="00556454" w:rsidP="00556454">
      <w:pPr>
        <w:pStyle w:val="PlainText"/>
        <w:rPr>
          <w:rFonts w:ascii="Courier New" w:hAnsi="Courier New" w:cs="Courier New"/>
        </w:rPr>
      </w:pPr>
    </w:p>
    <w:p w14:paraId="471B2693" w14:textId="77777777" w:rsidR="00556454" w:rsidRPr="00556454" w:rsidRDefault="00556454" w:rsidP="00556454">
      <w:pPr>
        <w:pStyle w:val="PlainText"/>
        <w:rPr>
          <w:rFonts w:ascii="Courier New" w:hAnsi="Courier New" w:cs="Courier New"/>
        </w:rPr>
      </w:pPr>
      <w:r w:rsidRPr="00556454">
        <w:rPr>
          <w:rFonts w:ascii="Courier New" w:hAnsi="Courier New" w:cs="Courier New"/>
        </w:rPr>
        <w:t>**2. RESTRICTIONS**</w:t>
      </w:r>
    </w:p>
    <w:p w14:paraId="77A3AECA" w14:textId="34F8D2A1" w:rsidR="00556454" w:rsidRPr="00556454" w:rsidRDefault="00556454" w:rsidP="00556454">
      <w:pPr>
        <w:pStyle w:val="PlainText"/>
        <w:rPr>
          <w:rFonts w:ascii="Courier New" w:hAnsi="Courier New" w:cs="Courier New"/>
        </w:rPr>
      </w:pPr>
      <w:r w:rsidRPr="00556454">
        <w:rPr>
          <w:rFonts w:ascii="Courier New" w:hAnsi="Courier New" w:cs="Courier New"/>
        </w:rPr>
        <w:t xml:space="preserve">- You may NOT </w:t>
      </w:r>
      <w:ins w:id="68" w:author="Rob Hyndman" w:date="2025-11-12T09:55:00Z" w16du:dateUtc="2025-11-12T14:55:00Z">
        <w:r w:rsidR="002F24BE">
          <w:rPr>
            <w:rFonts w:ascii="Courier New" w:hAnsi="Courier New" w:cs="Courier New"/>
          </w:rPr>
          <w:t>resell,</w:t>
        </w:r>
      </w:ins>
      <w:ins w:id="69" w:author="Rob Hyndman" w:date="2025-11-12T09:56:00Z" w16du:dateUtc="2025-11-12T14:56:00Z">
        <w:r w:rsidR="002F24BE">
          <w:rPr>
            <w:rFonts w:ascii="Courier New" w:hAnsi="Courier New" w:cs="Courier New"/>
          </w:rPr>
          <w:t xml:space="preserve"> </w:t>
        </w:r>
      </w:ins>
      <w:ins w:id="70" w:author="Rob Hyndman" w:date="2025-11-12T09:58:00Z" w16du:dateUtc="2025-11-12T14:58:00Z">
        <w:r w:rsidR="00032EB9">
          <w:rPr>
            <w:rFonts w:ascii="Courier New" w:hAnsi="Courier New" w:cs="Courier New"/>
          </w:rPr>
          <w:t xml:space="preserve">rent, lease, loan, </w:t>
        </w:r>
      </w:ins>
      <w:ins w:id="71" w:author="Rob Hyndman" w:date="2025-11-12T09:56:00Z" w16du:dateUtc="2025-11-12T14:56:00Z">
        <w:r w:rsidR="002F24BE">
          <w:rPr>
            <w:rFonts w:ascii="Courier New" w:hAnsi="Courier New" w:cs="Courier New"/>
          </w:rPr>
          <w:t xml:space="preserve">sublicense, </w:t>
        </w:r>
      </w:ins>
      <w:r w:rsidRPr="00556454">
        <w:rPr>
          <w:rFonts w:ascii="Courier New" w:hAnsi="Courier New" w:cs="Courier New"/>
        </w:rPr>
        <w:t xml:space="preserve">duplicate, </w:t>
      </w:r>
      <w:ins w:id="72" w:author="Rob Hyndman" w:date="2025-11-12T09:56:00Z" w16du:dateUtc="2025-11-12T14:56:00Z">
        <w:r w:rsidR="002F24BE">
          <w:rPr>
            <w:rFonts w:ascii="Courier New" w:hAnsi="Courier New" w:cs="Courier New"/>
          </w:rPr>
          <w:t xml:space="preserve">transfer, assign, </w:t>
        </w:r>
      </w:ins>
      <w:r w:rsidRPr="00556454">
        <w:rPr>
          <w:rFonts w:ascii="Courier New" w:hAnsi="Courier New" w:cs="Courier New"/>
        </w:rPr>
        <w:t xml:space="preserve">distribute, </w:t>
      </w:r>
      <w:ins w:id="73" w:author="Rob Hyndman" w:date="2025-11-12T09:59:00Z" w16du:dateUtc="2025-11-12T14:59:00Z">
        <w:r w:rsidR="00032EB9">
          <w:rPr>
            <w:rFonts w:ascii="Courier New" w:hAnsi="Courier New" w:cs="Courier New"/>
          </w:rPr>
          <w:t xml:space="preserve">translate, </w:t>
        </w:r>
      </w:ins>
      <w:r w:rsidRPr="00556454">
        <w:rPr>
          <w:rFonts w:ascii="Courier New" w:hAnsi="Courier New" w:cs="Courier New"/>
        </w:rPr>
        <w:t>or share th</w:t>
      </w:r>
      <w:ins w:id="74" w:author="Rob Hyndman" w:date="2025-11-12T09:20:00Z" w16du:dateUtc="2025-11-12T14:20:00Z">
        <w:r w:rsidR="008C291B">
          <w:rPr>
            <w:rFonts w:ascii="Courier New" w:hAnsi="Courier New" w:cs="Courier New"/>
          </w:rPr>
          <w:t>e</w:t>
        </w:r>
      </w:ins>
      <w:del w:id="75" w:author="Rob Hyndman" w:date="2025-11-12T09:20:00Z" w16du:dateUtc="2025-11-12T14:20:00Z">
        <w:r w:rsidRPr="00556454" w:rsidDel="008C291B">
          <w:rPr>
            <w:rFonts w:ascii="Courier New" w:hAnsi="Courier New" w:cs="Courier New"/>
          </w:rPr>
          <w:delText>is</w:delText>
        </w:r>
      </w:del>
      <w:r w:rsidRPr="00556454">
        <w:rPr>
          <w:rFonts w:ascii="Courier New" w:hAnsi="Courier New" w:cs="Courier New"/>
        </w:rPr>
        <w:t xml:space="preserve"> </w:t>
      </w:r>
      <w:ins w:id="76" w:author="Rob Hyndman" w:date="2025-11-12T09:20:00Z" w16du:dateUtc="2025-11-12T14:20:00Z">
        <w:r w:rsidR="008C291B">
          <w:rPr>
            <w:rFonts w:ascii="Courier New" w:hAnsi="Courier New" w:cs="Courier New"/>
          </w:rPr>
          <w:t>S</w:t>
        </w:r>
      </w:ins>
      <w:del w:id="77" w:author="Rob Hyndman" w:date="2025-11-12T09:20:00Z" w16du:dateUtc="2025-11-12T14:20:00Z">
        <w:r w:rsidRPr="00556454" w:rsidDel="008C291B">
          <w:rPr>
            <w:rFonts w:ascii="Courier New" w:hAnsi="Courier New" w:cs="Courier New"/>
          </w:rPr>
          <w:delText>s</w:delText>
        </w:r>
      </w:del>
      <w:r w:rsidRPr="00556454">
        <w:rPr>
          <w:rFonts w:ascii="Courier New" w:hAnsi="Courier New" w:cs="Courier New"/>
        </w:rPr>
        <w:t>oftware</w:t>
      </w:r>
      <w:ins w:id="78" w:author="Rob Hyndman" w:date="2025-11-12T09:53:00Z" w16du:dateUtc="2025-11-12T14:53:00Z">
        <w:r w:rsidR="008B0D56">
          <w:rPr>
            <w:rFonts w:ascii="Courier New" w:hAnsi="Courier New" w:cs="Courier New"/>
          </w:rPr>
          <w:t xml:space="preserve"> or Documentatio</w:t>
        </w:r>
      </w:ins>
      <w:ins w:id="79" w:author="Rob Hyndman" w:date="2025-11-12T09:54:00Z" w16du:dateUtc="2025-11-12T14:54:00Z">
        <w:r w:rsidR="008B0D56">
          <w:rPr>
            <w:rFonts w:ascii="Courier New" w:hAnsi="Courier New" w:cs="Courier New"/>
          </w:rPr>
          <w:t>n</w:t>
        </w:r>
      </w:ins>
      <w:ins w:id="80" w:author="Rob Hyndman" w:date="2025-11-12T09:21:00Z" w16du:dateUtc="2025-11-12T14:21:00Z">
        <w:r w:rsidR="008C291B">
          <w:rPr>
            <w:rFonts w:ascii="Courier New" w:hAnsi="Courier New" w:cs="Courier New"/>
          </w:rPr>
          <w:t xml:space="preserve">, </w:t>
        </w:r>
      </w:ins>
      <w:ins w:id="81" w:author="Rob Hyndman" w:date="2025-11-12T09:56:00Z" w16du:dateUtc="2025-11-12T14:56:00Z">
        <w:r w:rsidR="002F24BE">
          <w:rPr>
            <w:rFonts w:ascii="Courier New" w:hAnsi="Courier New" w:cs="Courier New"/>
          </w:rPr>
          <w:t xml:space="preserve">or make them available to any other person in any way including </w:t>
        </w:r>
        <w:r w:rsidR="002F24BE">
          <w:rPr>
            <w:rFonts w:ascii="Courier New" w:hAnsi="Courier New" w:cs="Courier New"/>
            <w:lang w:val="en"/>
          </w:rPr>
          <w:t>by</w:t>
        </w:r>
      </w:ins>
      <w:ins w:id="82" w:author="Rob Hyndman" w:date="2025-11-12T09:56:00Z">
        <w:r w:rsidR="002F24BE" w:rsidRPr="002F24BE">
          <w:rPr>
            <w:rFonts w:ascii="Courier New" w:hAnsi="Courier New" w:cs="Courier New"/>
            <w:lang w:val="en"/>
          </w:rPr>
          <w:t xml:space="preserve"> </w:t>
        </w:r>
      </w:ins>
      <w:ins w:id="83" w:author="Rob Hyndman" w:date="2025-11-12T09:57:00Z" w16du:dateUtc="2025-11-12T14:57:00Z">
        <w:r w:rsidR="002F24BE">
          <w:rPr>
            <w:rFonts w:ascii="Courier New" w:hAnsi="Courier New" w:cs="Courier New"/>
            <w:lang w:val="en"/>
          </w:rPr>
          <w:t xml:space="preserve">filesharing, </w:t>
        </w:r>
      </w:ins>
      <w:ins w:id="84" w:author="Rob Hyndman" w:date="2025-11-12T09:56:00Z">
        <w:r w:rsidR="002F24BE" w:rsidRPr="002F24BE">
          <w:rPr>
            <w:rFonts w:ascii="Courier New" w:hAnsi="Courier New" w:cs="Courier New"/>
            <w:lang w:val="en"/>
          </w:rPr>
          <w:t xml:space="preserve">timesharing or </w:t>
        </w:r>
      </w:ins>
      <w:ins w:id="85" w:author="Rob Hyndman" w:date="2025-11-12T09:56:00Z" w16du:dateUtc="2025-11-12T14:56:00Z">
        <w:r w:rsidR="002F24BE">
          <w:rPr>
            <w:rFonts w:ascii="Courier New" w:hAnsi="Courier New" w:cs="Courier New"/>
            <w:lang w:val="en"/>
          </w:rPr>
          <w:t xml:space="preserve">service </w:t>
        </w:r>
      </w:ins>
      <w:ins w:id="86" w:author="Rob Hyndman" w:date="2025-11-12T09:56:00Z">
        <w:r w:rsidR="002F24BE" w:rsidRPr="002F24BE">
          <w:rPr>
            <w:rFonts w:ascii="Courier New" w:hAnsi="Courier New" w:cs="Courier New"/>
            <w:lang w:val="en"/>
          </w:rPr>
          <w:t>bureau use</w:t>
        </w:r>
      </w:ins>
      <w:ins w:id="87" w:author="Rob Hyndman" w:date="2025-11-12T09:56:00Z" w16du:dateUtc="2025-11-12T14:56:00Z">
        <w:r w:rsidR="002F24BE">
          <w:rPr>
            <w:rFonts w:ascii="Courier New" w:hAnsi="Courier New" w:cs="Courier New"/>
            <w:lang w:val="en"/>
          </w:rPr>
          <w:t>,</w:t>
        </w:r>
      </w:ins>
      <w:ins w:id="88" w:author="Rob Hyndman" w:date="2025-11-12T09:56:00Z">
        <w:r w:rsidR="002F24BE" w:rsidRPr="002F24BE">
          <w:rPr>
            <w:rFonts w:ascii="Courier New" w:hAnsi="Courier New" w:cs="Courier New"/>
            <w:lang w:val="en"/>
          </w:rPr>
          <w:t xml:space="preserve"> </w:t>
        </w:r>
      </w:ins>
      <w:ins w:id="89" w:author="Rob Hyndman" w:date="2025-11-12T09:21:00Z" w16du:dateUtc="2025-11-12T14:21:00Z">
        <w:r w:rsidR="008C291B">
          <w:rPr>
            <w:rFonts w:ascii="Courier New" w:hAnsi="Courier New" w:cs="Courier New"/>
          </w:rPr>
          <w:t xml:space="preserve">provided that you may make one </w:t>
        </w:r>
      </w:ins>
      <w:ins w:id="90" w:author="Rob Hyndman" w:date="2025-11-12T09:42:00Z" w16du:dateUtc="2025-11-12T14:42:00Z">
        <w:r w:rsidR="00387B4C">
          <w:rPr>
            <w:rFonts w:ascii="Courier New" w:hAnsi="Courier New" w:cs="Courier New"/>
          </w:rPr>
          <w:t xml:space="preserve">unamended </w:t>
        </w:r>
      </w:ins>
      <w:ins w:id="91" w:author="Rob Hyndman" w:date="2025-11-12T09:21:00Z" w16du:dateUtc="2025-11-12T14:21:00Z">
        <w:r w:rsidR="008C291B">
          <w:rPr>
            <w:rFonts w:ascii="Courier New" w:hAnsi="Courier New" w:cs="Courier New"/>
          </w:rPr>
          <w:t>(1) copy</w:t>
        </w:r>
      </w:ins>
      <w:ins w:id="92" w:author="Rob Hyndman" w:date="2025-11-12T09:41:00Z" w16du:dateUtc="2025-11-12T14:41:00Z">
        <w:r w:rsidR="00387B4C">
          <w:rPr>
            <w:rFonts w:ascii="Courier New" w:hAnsi="Courier New" w:cs="Courier New"/>
          </w:rPr>
          <w:t>,</w:t>
        </w:r>
      </w:ins>
      <w:ins w:id="93" w:author="Rob Hyndman" w:date="2025-11-12T09:21:00Z" w16du:dateUtc="2025-11-12T14:21:00Z">
        <w:r w:rsidR="008C291B">
          <w:rPr>
            <w:rFonts w:ascii="Courier New" w:hAnsi="Courier New" w:cs="Courier New"/>
          </w:rPr>
          <w:t xml:space="preserve"> </w:t>
        </w:r>
      </w:ins>
      <w:ins w:id="94" w:author="Rob Hyndman" w:date="2025-11-12T09:36:00Z" w16du:dateUtc="2025-11-12T14:36:00Z">
        <w:r w:rsidR="00415180">
          <w:rPr>
            <w:rFonts w:ascii="Courier New" w:hAnsi="Courier New" w:cs="Courier New"/>
          </w:rPr>
          <w:t xml:space="preserve">for your own </w:t>
        </w:r>
      </w:ins>
      <w:ins w:id="95" w:author="Rob Hyndman" w:date="2025-11-12T09:42:00Z" w16du:dateUtc="2025-11-12T14:42:00Z">
        <w:r w:rsidR="00387B4C">
          <w:rPr>
            <w:rFonts w:ascii="Courier New" w:hAnsi="Courier New" w:cs="Courier New"/>
          </w:rPr>
          <w:t>backup purposes,</w:t>
        </w:r>
      </w:ins>
      <w:ins w:id="96" w:author="Rob Hyndman" w:date="2025-11-12T09:36:00Z" w16du:dateUtc="2025-11-12T14:36:00Z">
        <w:r w:rsidR="00415180">
          <w:rPr>
            <w:rFonts w:ascii="Courier New" w:hAnsi="Courier New" w:cs="Courier New"/>
          </w:rPr>
          <w:t xml:space="preserve"> </w:t>
        </w:r>
      </w:ins>
      <w:ins w:id="97" w:author="Rob Hyndman" w:date="2025-11-12T09:21:00Z" w16du:dateUtc="2025-11-12T14:21:00Z">
        <w:r w:rsidR="008C291B">
          <w:rPr>
            <w:rFonts w:ascii="Courier New" w:hAnsi="Courier New" w:cs="Courier New"/>
          </w:rPr>
          <w:t xml:space="preserve">of </w:t>
        </w:r>
      </w:ins>
      <w:ins w:id="98" w:author="Rob Hyndman" w:date="2025-11-12T09:22:00Z" w16du:dateUtc="2025-11-12T14:22:00Z">
        <w:r w:rsidR="004A51C5">
          <w:rPr>
            <w:rFonts w:ascii="Courier New" w:hAnsi="Courier New" w:cs="Courier New"/>
          </w:rPr>
          <w:t xml:space="preserve">the </w:t>
        </w:r>
      </w:ins>
      <w:ins w:id="99" w:author="Rob Hyndman" w:date="2025-11-12T09:36:00Z" w16du:dateUtc="2025-11-12T14:36:00Z">
        <w:r w:rsidR="00A307C1">
          <w:rPr>
            <w:rFonts w:ascii="Courier New" w:hAnsi="Courier New" w:cs="Courier New"/>
          </w:rPr>
          <w:t xml:space="preserve">reports </w:t>
        </w:r>
      </w:ins>
      <w:ins w:id="100" w:author="Rob Hyndman" w:date="2025-11-12T13:26:00Z" w16du:dateUtc="2025-11-12T18:26:00Z">
        <w:r w:rsidR="005C1C7F">
          <w:rPr>
            <w:rFonts w:ascii="Courier New" w:hAnsi="Courier New" w:cs="Courier New"/>
          </w:rPr>
          <w:t xml:space="preserve">and other output </w:t>
        </w:r>
      </w:ins>
      <w:ins w:id="101" w:author="Rob Hyndman" w:date="2025-11-12T09:22:00Z" w16du:dateUtc="2025-11-12T14:22:00Z">
        <w:r w:rsidR="004A51C5">
          <w:rPr>
            <w:rFonts w:ascii="Courier New" w:hAnsi="Courier New" w:cs="Courier New"/>
          </w:rPr>
          <w:t>produced by the Software</w:t>
        </w:r>
      </w:ins>
      <w:ins w:id="102" w:author="Rob Hyndman" w:date="2025-11-12T09:54:00Z" w16du:dateUtc="2025-11-12T14:54:00Z">
        <w:r w:rsidR="008B0D56" w:rsidRPr="008B0D56">
          <w:rPr>
            <w:rFonts w:ascii="Courier New" w:hAnsi="Courier New" w:cs="Courier New"/>
          </w:rPr>
          <w:t xml:space="preserve"> </w:t>
        </w:r>
        <w:r w:rsidR="008B0D56">
          <w:rPr>
            <w:rFonts w:ascii="Courier New" w:hAnsi="Courier New" w:cs="Courier New"/>
          </w:rPr>
          <w:t>for its user</w:t>
        </w:r>
      </w:ins>
      <w:del w:id="103" w:author="Rob Hyndman" w:date="2025-11-12T09:22:00Z" w16du:dateUtc="2025-11-12T14:22:00Z">
        <w:r w:rsidRPr="00556454" w:rsidDel="004A51C5">
          <w:rPr>
            <w:rFonts w:ascii="Courier New" w:hAnsi="Courier New" w:cs="Courier New"/>
          </w:rPr>
          <w:delText xml:space="preserve"> or any </w:delText>
        </w:r>
      </w:del>
      <w:del w:id="104" w:author="Rob Hyndman" w:date="2025-11-12T09:46:00Z" w16du:dateUtc="2025-11-12T14:46:00Z">
        <w:r w:rsidRPr="00556454" w:rsidDel="00C66E45">
          <w:rPr>
            <w:rFonts w:ascii="Courier New" w:hAnsi="Courier New" w:cs="Courier New"/>
          </w:rPr>
          <w:delText>outputs</w:delText>
        </w:r>
      </w:del>
      <w:ins w:id="105" w:author="Rob Hyndman" w:date="2025-11-12T09:37:00Z" w16du:dateUtc="2025-11-12T14:37:00Z">
        <w:r w:rsidR="00A307C1">
          <w:rPr>
            <w:rFonts w:ascii="Courier New" w:hAnsi="Courier New" w:cs="Courier New"/>
          </w:rPr>
          <w:t xml:space="preserve">. </w:t>
        </w:r>
      </w:ins>
    </w:p>
    <w:p w14:paraId="5D756FF8" w14:textId="54595A36" w:rsidR="00556454" w:rsidRPr="00556454" w:rsidRDefault="00556454" w:rsidP="00556454">
      <w:pPr>
        <w:pStyle w:val="PlainText"/>
        <w:rPr>
          <w:rFonts w:ascii="Courier New" w:hAnsi="Courier New" w:cs="Courier New"/>
        </w:rPr>
      </w:pPr>
      <w:r w:rsidRPr="00556454">
        <w:rPr>
          <w:rFonts w:ascii="Courier New" w:hAnsi="Courier New" w:cs="Courier New"/>
        </w:rPr>
        <w:t xml:space="preserve">- You may NOT reverse engineer, decompile, </w:t>
      </w:r>
      <w:ins w:id="106" w:author="Rob Hyndman" w:date="2025-11-12T09:57:00Z" w16du:dateUtc="2025-11-12T14:57:00Z">
        <w:r w:rsidR="00032EB9">
          <w:rPr>
            <w:rFonts w:ascii="Courier New" w:hAnsi="Courier New" w:cs="Courier New"/>
          </w:rPr>
          <w:t xml:space="preserve">reprogram, extract </w:t>
        </w:r>
      </w:ins>
      <w:r w:rsidRPr="00556454">
        <w:rPr>
          <w:rFonts w:ascii="Courier New" w:hAnsi="Courier New" w:cs="Courier New"/>
        </w:rPr>
        <w:t xml:space="preserve">or disassemble the </w:t>
      </w:r>
      <w:ins w:id="107" w:author="Rob Hyndman" w:date="2025-11-12T09:38:00Z" w16du:dateUtc="2025-11-12T14:38:00Z">
        <w:r w:rsidR="00AF49E7">
          <w:rPr>
            <w:rFonts w:ascii="Courier New" w:hAnsi="Courier New" w:cs="Courier New"/>
          </w:rPr>
          <w:t>S</w:t>
        </w:r>
      </w:ins>
      <w:del w:id="108" w:author="Rob Hyndman" w:date="2025-11-12T09:38:00Z" w16du:dateUtc="2025-11-12T14:38:00Z">
        <w:r w:rsidRPr="00556454" w:rsidDel="00AF49E7">
          <w:rPr>
            <w:rFonts w:ascii="Courier New" w:hAnsi="Courier New" w:cs="Courier New"/>
          </w:rPr>
          <w:delText>s</w:delText>
        </w:r>
      </w:del>
      <w:r w:rsidRPr="00556454">
        <w:rPr>
          <w:rFonts w:ascii="Courier New" w:hAnsi="Courier New" w:cs="Courier New"/>
        </w:rPr>
        <w:t>oftware</w:t>
      </w:r>
      <w:ins w:id="109" w:author="Rob Hyndman" w:date="2025-11-12T09:57:00Z" w16du:dateUtc="2025-11-12T14:57:00Z">
        <w:r w:rsidR="00032EB9">
          <w:rPr>
            <w:rFonts w:ascii="Courier New" w:hAnsi="Courier New" w:cs="Courier New"/>
          </w:rPr>
          <w:t xml:space="preserve"> or </w:t>
        </w:r>
      </w:ins>
      <w:ins w:id="110" w:author="Rob Hyndman" w:date="2025-11-12T13:27:00Z" w16du:dateUtc="2025-11-12T18:27:00Z">
        <w:r w:rsidR="00925964">
          <w:rPr>
            <w:rFonts w:ascii="Courier New" w:hAnsi="Courier New" w:cs="Courier New"/>
          </w:rPr>
          <w:t xml:space="preserve">the </w:t>
        </w:r>
      </w:ins>
      <w:ins w:id="111" w:author="Rob Hyndman" w:date="2025-11-12T09:57:00Z" w16du:dateUtc="2025-11-12T14:57:00Z">
        <w:r w:rsidR="00032EB9">
          <w:rPr>
            <w:rFonts w:ascii="Courier New" w:hAnsi="Courier New" w:cs="Courier New"/>
          </w:rPr>
          <w:t>Documentation.</w:t>
        </w:r>
      </w:ins>
    </w:p>
    <w:p w14:paraId="7D556F35" w14:textId="2E15900B" w:rsidR="00556454" w:rsidRPr="00556454" w:rsidRDefault="00556454" w:rsidP="00556454">
      <w:pPr>
        <w:pStyle w:val="PlainText"/>
        <w:rPr>
          <w:rFonts w:ascii="Courier New" w:hAnsi="Courier New" w:cs="Courier New"/>
        </w:rPr>
      </w:pPr>
      <w:r w:rsidRPr="00556454">
        <w:rPr>
          <w:rFonts w:ascii="Courier New" w:hAnsi="Courier New" w:cs="Courier New"/>
        </w:rPr>
        <w:t>- You may NOT modify, adapt, or create derivative works</w:t>
      </w:r>
      <w:ins w:id="112" w:author="Rob Hyndman" w:date="2025-11-12T09:38:00Z" w16du:dateUtc="2025-11-12T14:38:00Z">
        <w:r w:rsidR="00AF49E7">
          <w:rPr>
            <w:rFonts w:ascii="Courier New" w:hAnsi="Courier New" w:cs="Courier New"/>
          </w:rPr>
          <w:t xml:space="preserve"> from the Software</w:t>
        </w:r>
      </w:ins>
      <w:ins w:id="113" w:author="Rob Hyndman" w:date="2025-11-12T09:54:00Z" w16du:dateUtc="2025-11-12T14:54:00Z">
        <w:r w:rsidR="008B0D56">
          <w:rPr>
            <w:rFonts w:ascii="Courier New" w:hAnsi="Courier New" w:cs="Courier New"/>
          </w:rPr>
          <w:t xml:space="preserve"> or the Documentation</w:t>
        </w:r>
      </w:ins>
      <w:ins w:id="114" w:author="Rob Hyndman" w:date="2025-11-12T09:39:00Z" w16du:dateUtc="2025-11-12T14:39:00Z">
        <w:r w:rsidR="00AF49E7">
          <w:rPr>
            <w:rFonts w:ascii="Courier New" w:hAnsi="Courier New" w:cs="Courier New"/>
          </w:rPr>
          <w:t>.</w:t>
        </w:r>
      </w:ins>
    </w:p>
    <w:p w14:paraId="51983698" w14:textId="7D0E5833" w:rsidR="00556454" w:rsidRPr="00556454" w:rsidDel="00AF49E7" w:rsidRDefault="00556454" w:rsidP="00556454">
      <w:pPr>
        <w:pStyle w:val="PlainText"/>
        <w:rPr>
          <w:del w:id="115" w:author="Rob Hyndman" w:date="2025-11-12T09:39:00Z" w16du:dateUtc="2025-11-12T14:39:00Z"/>
          <w:rFonts w:ascii="Courier New" w:hAnsi="Courier New" w:cs="Courier New"/>
        </w:rPr>
      </w:pPr>
      <w:del w:id="116" w:author="Rob Hyndman" w:date="2025-11-12T09:39:00Z" w16du:dateUtc="2025-11-12T14:39:00Z">
        <w:r w:rsidRPr="00556454" w:rsidDel="00AF49E7">
          <w:rPr>
            <w:rFonts w:ascii="Courier New" w:hAnsi="Courier New" w:cs="Courier New"/>
          </w:rPr>
          <w:delText>- All assessment data and reports are confidential and proprietary</w:delText>
        </w:r>
      </w:del>
    </w:p>
    <w:p w14:paraId="5773461A" w14:textId="5F22B1DE" w:rsidR="00556454" w:rsidRDefault="00556454" w:rsidP="00556454">
      <w:pPr>
        <w:pStyle w:val="PlainText"/>
        <w:rPr>
          <w:ins w:id="117" w:author="Rob Hyndman" w:date="2025-11-12T13:25:00Z" w16du:dateUtc="2025-11-12T18:25:00Z"/>
          <w:rFonts w:ascii="Courier New" w:hAnsi="Courier New" w:cs="Courier New"/>
        </w:rPr>
      </w:pPr>
      <w:r w:rsidRPr="00556454">
        <w:rPr>
          <w:rFonts w:ascii="Courier New" w:hAnsi="Courier New" w:cs="Courier New"/>
        </w:rPr>
        <w:t>- You may NOT duplicate, reuse, or paraphrase any survey instruments, questions, or assessment methodologies</w:t>
      </w:r>
      <w:ins w:id="118" w:author="Rob Hyndman" w:date="2025-11-12T09:54:00Z" w16du:dateUtc="2025-11-12T14:54:00Z">
        <w:r w:rsidR="008B0D56">
          <w:rPr>
            <w:rFonts w:ascii="Courier New" w:hAnsi="Courier New" w:cs="Courier New"/>
          </w:rPr>
          <w:t xml:space="preserve"> comprised in the Software or </w:t>
        </w:r>
      </w:ins>
      <w:ins w:id="119" w:author="Rob Hyndman" w:date="2025-11-12T13:26:00Z" w16du:dateUtc="2025-11-12T18:26:00Z">
        <w:r w:rsidR="005C1C7F">
          <w:rPr>
            <w:rFonts w:ascii="Courier New" w:hAnsi="Courier New" w:cs="Courier New"/>
          </w:rPr>
          <w:t xml:space="preserve">the </w:t>
        </w:r>
      </w:ins>
      <w:ins w:id="120" w:author="Rob Hyndman" w:date="2025-11-12T09:54:00Z" w16du:dateUtc="2025-11-12T14:54:00Z">
        <w:r w:rsidR="008B0D56">
          <w:rPr>
            <w:rFonts w:ascii="Courier New" w:hAnsi="Courier New" w:cs="Courier New"/>
          </w:rPr>
          <w:t>Documentation.</w:t>
        </w:r>
      </w:ins>
    </w:p>
    <w:p w14:paraId="3C884925" w14:textId="2575878D" w:rsidR="005C1C7F" w:rsidRDefault="005C1C7F" w:rsidP="00556454">
      <w:pPr>
        <w:pStyle w:val="PlainText"/>
        <w:rPr>
          <w:ins w:id="121" w:author="Rob Hyndman" w:date="2025-11-12T13:28:00Z" w16du:dateUtc="2025-11-12T18:28:00Z"/>
          <w:rFonts w:ascii="Courier New" w:hAnsi="Courier New" w:cs="Courier New"/>
        </w:rPr>
      </w:pPr>
      <w:ins w:id="122" w:author="Rob Hyndman" w:date="2025-11-12T13:25:00Z" w16du:dateUtc="2025-11-12T18:25:00Z">
        <w:r>
          <w:rPr>
            <w:rFonts w:ascii="Courier New" w:hAnsi="Courier New" w:cs="Courier New"/>
          </w:rPr>
          <w:t xml:space="preserve">- You may NOT </w:t>
        </w:r>
      </w:ins>
      <w:ins w:id="123" w:author="Rob Hyndman" w:date="2025-11-12T13:25:00Z">
        <w:r w:rsidRPr="005C1C7F">
          <w:rPr>
            <w:rFonts w:ascii="Courier New" w:hAnsi="Courier New" w:cs="Courier New"/>
          </w:rPr>
          <w:t xml:space="preserve">remove, alter or destroy any proprietary, trademark or copyright markings or confidentiality legends placed upon or contained within the Software or </w:t>
        </w:r>
      </w:ins>
      <w:ins w:id="124" w:author="Rob Hyndman" w:date="2025-11-12T13:25:00Z" w16du:dateUtc="2025-11-12T18:25:00Z">
        <w:r>
          <w:rPr>
            <w:rFonts w:ascii="Courier New" w:hAnsi="Courier New" w:cs="Courier New"/>
          </w:rPr>
          <w:t xml:space="preserve">the </w:t>
        </w:r>
      </w:ins>
      <w:ins w:id="125" w:author="Rob Hyndman" w:date="2025-11-12T13:25:00Z">
        <w:r w:rsidRPr="005C1C7F">
          <w:rPr>
            <w:rFonts w:ascii="Courier New" w:hAnsi="Courier New" w:cs="Courier New"/>
          </w:rPr>
          <w:t>Documentation</w:t>
        </w:r>
      </w:ins>
      <w:ins w:id="126" w:author="Rob Hyndman" w:date="2025-11-12T13:25:00Z" w16du:dateUtc="2025-11-12T18:25:00Z">
        <w:r>
          <w:rPr>
            <w:rFonts w:ascii="Courier New" w:hAnsi="Courier New" w:cs="Courier New"/>
          </w:rPr>
          <w:t>.</w:t>
        </w:r>
      </w:ins>
    </w:p>
    <w:p w14:paraId="121B2C5A" w14:textId="02488DE5" w:rsidR="00925964" w:rsidRPr="00556454" w:rsidRDefault="00925964" w:rsidP="00556454">
      <w:pPr>
        <w:pStyle w:val="PlainText"/>
        <w:rPr>
          <w:rFonts w:ascii="Courier New" w:hAnsi="Courier New" w:cs="Courier New"/>
        </w:rPr>
      </w:pPr>
      <w:ins w:id="127" w:author="Rob Hyndman" w:date="2025-11-12T13:28:00Z" w16du:dateUtc="2025-11-12T18:28:00Z">
        <w:r>
          <w:rPr>
            <w:rFonts w:ascii="Courier New" w:hAnsi="Courier New" w:cs="Courier New"/>
          </w:rPr>
          <w:t xml:space="preserve">- You may NOT </w:t>
        </w:r>
      </w:ins>
      <w:ins w:id="128" w:author="Rob Hyndman" w:date="2025-11-12T13:28:00Z">
        <w:r w:rsidRPr="00925964">
          <w:rPr>
            <w:rFonts w:ascii="Courier New" w:hAnsi="Courier New" w:cs="Courier New"/>
          </w:rPr>
          <w:t xml:space="preserve">use the Software </w:t>
        </w:r>
      </w:ins>
      <w:ins w:id="129" w:author="Rob Hyndman" w:date="2025-11-12T13:28:00Z" w16du:dateUtc="2025-11-12T18:28:00Z">
        <w:r>
          <w:rPr>
            <w:rFonts w:ascii="Courier New" w:hAnsi="Courier New" w:cs="Courier New"/>
          </w:rPr>
          <w:t>or the</w:t>
        </w:r>
      </w:ins>
      <w:ins w:id="130" w:author="Rob Hyndman" w:date="2025-11-12T13:28:00Z">
        <w:r w:rsidRPr="00925964">
          <w:rPr>
            <w:rFonts w:ascii="Courier New" w:hAnsi="Courier New" w:cs="Courier New"/>
          </w:rPr>
          <w:t xml:space="preserve"> Documentation in a manner that is inconsistent with the intellectual property rights that </w:t>
        </w:r>
      </w:ins>
      <w:ins w:id="131" w:author="Rob Hyndman" w:date="2025-11-12T13:28:00Z" w16du:dateUtc="2025-11-12T18:28:00Z">
        <w:r>
          <w:rPr>
            <w:rFonts w:ascii="Courier New" w:hAnsi="Courier New" w:cs="Courier New"/>
          </w:rPr>
          <w:t xml:space="preserve">the Company </w:t>
        </w:r>
      </w:ins>
      <w:ins w:id="132" w:author="Rob Hyndman" w:date="2025-11-12T13:28:00Z">
        <w:r w:rsidRPr="00925964">
          <w:rPr>
            <w:rFonts w:ascii="Courier New" w:hAnsi="Courier New" w:cs="Courier New"/>
          </w:rPr>
          <w:t>has in the</w:t>
        </w:r>
      </w:ins>
      <w:ins w:id="133" w:author="Rob Hyndman" w:date="2025-11-12T13:28:00Z" w16du:dateUtc="2025-11-12T18:28:00Z">
        <w:r>
          <w:rPr>
            <w:rFonts w:ascii="Courier New" w:hAnsi="Courier New" w:cs="Courier New"/>
          </w:rPr>
          <w:t>m.</w:t>
        </w:r>
      </w:ins>
    </w:p>
    <w:p w14:paraId="7C5527F6" w14:textId="77777777" w:rsidR="00556454" w:rsidRPr="00556454" w:rsidRDefault="00556454" w:rsidP="00556454">
      <w:pPr>
        <w:pStyle w:val="PlainText"/>
        <w:rPr>
          <w:rFonts w:ascii="Courier New" w:hAnsi="Courier New" w:cs="Courier New"/>
        </w:rPr>
      </w:pPr>
    </w:p>
    <w:p w14:paraId="69EB045F" w14:textId="77777777" w:rsidR="00556454" w:rsidRPr="00556454" w:rsidRDefault="00556454" w:rsidP="00556454">
      <w:pPr>
        <w:pStyle w:val="PlainText"/>
        <w:rPr>
          <w:rFonts w:ascii="Courier New" w:hAnsi="Courier New" w:cs="Courier New"/>
        </w:rPr>
      </w:pPr>
      <w:r w:rsidRPr="00556454">
        <w:rPr>
          <w:rFonts w:ascii="Courier New" w:hAnsi="Courier New" w:cs="Courier New"/>
        </w:rPr>
        <w:t>**3. CONFIDENTIALITY**</w:t>
      </w:r>
    </w:p>
    <w:p w14:paraId="7813A206" w14:textId="1089D662" w:rsidR="00556454" w:rsidRPr="00556454" w:rsidRDefault="00032EB9" w:rsidP="00556454">
      <w:pPr>
        <w:pStyle w:val="PlainText"/>
        <w:rPr>
          <w:rFonts w:ascii="Courier New" w:hAnsi="Courier New" w:cs="Courier New"/>
        </w:rPr>
      </w:pPr>
      <w:ins w:id="134" w:author="Rob Hyndman" w:date="2025-11-12T09:58:00Z" w16du:dateUtc="2025-11-12T14:58:00Z">
        <w:r>
          <w:rPr>
            <w:rFonts w:ascii="Courier New" w:hAnsi="Courier New" w:cs="Courier New"/>
          </w:rPr>
          <w:lastRenderedPageBreak/>
          <w:t>The Software and a</w:t>
        </w:r>
      </w:ins>
      <w:del w:id="135" w:author="Rob Hyndman" w:date="2025-11-12T09:58:00Z" w16du:dateUtc="2025-11-12T14:58:00Z">
        <w:r w:rsidR="00556454" w:rsidRPr="00556454" w:rsidDel="00032EB9">
          <w:rPr>
            <w:rFonts w:ascii="Courier New" w:hAnsi="Courier New" w:cs="Courier New"/>
          </w:rPr>
          <w:delText>A</w:delText>
        </w:r>
      </w:del>
      <w:r w:rsidR="00556454" w:rsidRPr="00556454">
        <w:rPr>
          <w:rFonts w:ascii="Courier New" w:hAnsi="Courier New" w:cs="Courier New"/>
        </w:rPr>
        <w:t xml:space="preserve">ll </w:t>
      </w:r>
      <w:ins w:id="136" w:author="Rob Hyndman" w:date="2025-11-12T09:45:00Z" w16du:dateUtc="2025-11-12T14:45:00Z">
        <w:r w:rsidR="00C66E45">
          <w:rPr>
            <w:rFonts w:ascii="Courier New" w:hAnsi="Courier New" w:cs="Courier New"/>
          </w:rPr>
          <w:t xml:space="preserve">documentation, </w:t>
        </w:r>
      </w:ins>
      <w:ins w:id="137" w:author="Rob Hyndman" w:date="2025-11-12T09:44:00Z" w16du:dateUtc="2025-11-12T14:44:00Z">
        <w:r w:rsidR="00B74EC4">
          <w:rPr>
            <w:rFonts w:ascii="Courier New" w:hAnsi="Courier New" w:cs="Courier New"/>
          </w:rPr>
          <w:t xml:space="preserve">reports, </w:t>
        </w:r>
      </w:ins>
      <w:r w:rsidR="00556454" w:rsidRPr="00556454">
        <w:rPr>
          <w:rFonts w:ascii="Courier New" w:hAnsi="Courier New" w:cs="Courier New"/>
        </w:rPr>
        <w:t xml:space="preserve">information, </w:t>
      </w:r>
      <w:ins w:id="138" w:author="Rob Hyndman" w:date="2025-11-12T09:46:00Z" w16du:dateUtc="2025-11-12T14:46:00Z">
        <w:r w:rsidR="00C66E45">
          <w:rPr>
            <w:rFonts w:ascii="Courier New" w:hAnsi="Courier New" w:cs="Courier New"/>
          </w:rPr>
          <w:t xml:space="preserve">assessment and other </w:t>
        </w:r>
      </w:ins>
      <w:r w:rsidR="00556454" w:rsidRPr="00556454">
        <w:rPr>
          <w:rFonts w:ascii="Courier New" w:hAnsi="Courier New" w:cs="Courier New"/>
        </w:rPr>
        <w:t xml:space="preserve">data, methodologies, and </w:t>
      </w:r>
      <w:ins w:id="139" w:author="Rob Hyndman" w:date="2025-11-12T09:44:00Z" w16du:dateUtc="2025-11-12T14:44:00Z">
        <w:r w:rsidR="00B74EC4">
          <w:rPr>
            <w:rFonts w:ascii="Courier New" w:hAnsi="Courier New" w:cs="Courier New"/>
          </w:rPr>
          <w:t xml:space="preserve">any other </w:t>
        </w:r>
      </w:ins>
      <w:r w:rsidR="00556454" w:rsidRPr="00556454">
        <w:rPr>
          <w:rFonts w:ascii="Courier New" w:hAnsi="Courier New" w:cs="Courier New"/>
        </w:rPr>
        <w:t xml:space="preserve">outputs </w:t>
      </w:r>
      <w:ins w:id="140" w:author="Rob Hyndman" w:date="2025-11-12T09:45:00Z" w16du:dateUtc="2025-11-12T14:45:00Z">
        <w:r w:rsidR="00C66E45">
          <w:rPr>
            <w:rFonts w:ascii="Courier New" w:hAnsi="Courier New" w:cs="Courier New"/>
          </w:rPr>
          <w:t xml:space="preserve">provided with, </w:t>
        </w:r>
      </w:ins>
      <w:ins w:id="141" w:author="Rob Hyndman" w:date="2025-11-12T09:44:00Z" w16du:dateUtc="2025-11-12T14:44:00Z">
        <w:r w:rsidR="00B74EC4">
          <w:rPr>
            <w:rFonts w:ascii="Courier New" w:hAnsi="Courier New" w:cs="Courier New"/>
          </w:rPr>
          <w:t xml:space="preserve">contained in </w:t>
        </w:r>
      </w:ins>
      <w:ins w:id="142" w:author="Rob Hyndman" w:date="2025-11-12T09:45:00Z" w16du:dateUtc="2025-11-12T14:45:00Z">
        <w:r w:rsidR="00B74EC4">
          <w:rPr>
            <w:rFonts w:ascii="Courier New" w:hAnsi="Courier New" w:cs="Courier New"/>
          </w:rPr>
          <w:t>or</w:t>
        </w:r>
      </w:ins>
      <w:ins w:id="143" w:author="Rob Hyndman" w:date="2025-11-12T09:44:00Z" w16du:dateUtc="2025-11-12T14:44:00Z">
        <w:r w:rsidR="00B74EC4">
          <w:rPr>
            <w:rFonts w:ascii="Courier New" w:hAnsi="Courier New" w:cs="Courier New"/>
          </w:rPr>
          <w:t xml:space="preserve"> produced by </w:t>
        </w:r>
      </w:ins>
      <w:del w:id="144" w:author="Rob Hyndman" w:date="2025-11-12T09:44:00Z" w16du:dateUtc="2025-11-12T14:44:00Z">
        <w:r w:rsidR="00556454" w:rsidRPr="00556454" w:rsidDel="00B74EC4">
          <w:rPr>
            <w:rFonts w:ascii="Courier New" w:hAnsi="Courier New" w:cs="Courier New"/>
          </w:rPr>
          <w:delText xml:space="preserve">from </w:delText>
        </w:r>
      </w:del>
      <w:r w:rsidR="00556454" w:rsidRPr="00556454">
        <w:rPr>
          <w:rFonts w:ascii="Courier New" w:hAnsi="Courier New" w:cs="Courier New"/>
        </w:rPr>
        <w:t>th</w:t>
      </w:r>
      <w:ins w:id="145" w:author="Rob Hyndman" w:date="2025-11-12T09:43:00Z" w16du:dateUtc="2025-11-12T14:43:00Z">
        <w:r w:rsidR="00B74EC4">
          <w:rPr>
            <w:rFonts w:ascii="Courier New" w:hAnsi="Courier New" w:cs="Courier New"/>
          </w:rPr>
          <w:t>e</w:t>
        </w:r>
      </w:ins>
      <w:del w:id="146" w:author="Rob Hyndman" w:date="2025-11-12T09:43:00Z" w16du:dateUtc="2025-11-12T14:43:00Z">
        <w:r w:rsidR="00556454" w:rsidRPr="00556454" w:rsidDel="00B74EC4">
          <w:rPr>
            <w:rFonts w:ascii="Courier New" w:hAnsi="Courier New" w:cs="Courier New"/>
          </w:rPr>
          <w:delText>is</w:delText>
        </w:r>
      </w:del>
      <w:r w:rsidR="00556454" w:rsidRPr="00556454">
        <w:rPr>
          <w:rFonts w:ascii="Courier New" w:hAnsi="Courier New" w:cs="Courier New"/>
        </w:rPr>
        <w:t xml:space="preserve"> </w:t>
      </w:r>
      <w:ins w:id="147" w:author="Rob Hyndman" w:date="2025-11-12T09:43:00Z" w16du:dateUtc="2025-11-12T14:43:00Z">
        <w:r w:rsidR="00B74EC4">
          <w:rPr>
            <w:rFonts w:ascii="Courier New" w:hAnsi="Courier New" w:cs="Courier New"/>
          </w:rPr>
          <w:t>S</w:t>
        </w:r>
      </w:ins>
      <w:del w:id="148" w:author="Rob Hyndman" w:date="2025-11-12T09:43:00Z" w16du:dateUtc="2025-11-12T14:43:00Z">
        <w:r w:rsidR="00556454" w:rsidRPr="00556454" w:rsidDel="00B74EC4">
          <w:rPr>
            <w:rFonts w:ascii="Courier New" w:hAnsi="Courier New" w:cs="Courier New"/>
          </w:rPr>
          <w:delText>s</w:delText>
        </w:r>
      </w:del>
      <w:r w:rsidR="00556454" w:rsidRPr="00556454">
        <w:rPr>
          <w:rFonts w:ascii="Courier New" w:hAnsi="Courier New" w:cs="Courier New"/>
        </w:rPr>
        <w:t xml:space="preserve">oftware </w:t>
      </w:r>
      <w:ins w:id="149" w:author="Rob Hyndman" w:date="2025-11-12T09:45:00Z" w16du:dateUtc="2025-11-12T14:45:00Z">
        <w:r w:rsidR="00C66E45">
          <w:rPr>
            <w:rFonts w:ascii="Courier New" w:hAnsi="Courier New" w:cs="Courier New"/>
          </w:rPr>
          <w:t xml:space="preserve">(the “Documentation”) </w:t>
        </w:r>
      </w:ins>
      <w:ins w:id="150" w:author="Rob Hyndman" w:date="2025-11-12T09:43:00Z" w16du:dateUtc="2025-11-12T14:43:00Z">
        <w:r w:rsidR="00B74EC4">
          <w:rPr>
            <w:rFonts w:ascii="Courier New" w:hAnsi="Courier New" w:cs="Courier New"/>
          </w:rPr>
          <w:t>are the property and confidential information of the Company and may not be copied, modified, published (in whole or in extract), shared, disclosed or distributed unless the Company agrees otherwise in writing.</w:t>
        </w:r>
      </w:ins>
      <w:del w:id="151" w:author="Rob Hyndman" w:date="2025-11-12T09:45:00Z" w16du:dateUtc="2025-11-12T14:45:00Z">
        <w:r w:rsidR="00556454" w:rsidRPr="00556454" w:rsidDel="00C66E45">
          <w:rPr>
            <w:rFonts w:ascii="Courier New" w:hAnsi="Courier New" w:cs="Courier New"/>
          </w:rPr>
          <w:delText>are CONFIDENTIAL and proprietary to Impact Readiness Ltd.</w:delText>
        </w:r>
      </w:del>
      <w:r w:rsidR="00556454" w:rsidRPr="00556454">
        <w:rPr>
          <w:rFonts w:ascii="Courier New" w:hAnsi="Courier New" w:cs="Courier New"/>
        </w:rPr>
        <w:t xml:space="preserve"> You agree to maintain strict confidentiality and not disclose </w:t>
      </w:r>
      <w:ins w:id="152" w:author="Rob Hyndman" w:date="2025-11-12T09:58:00Z" w16du:dateUtc="2025-11-12T14:58:00Z">
        <w:r>
          <w:rPr>
            <w:rFonts w:ascii="Courier New" w:hAnsi="Courier New" w:cs="Courier New"/>
          </w:rPr>
          <w:t xml:space="preserve">the Software or </w:t>
        </w:r>
      </w:ins>
      <w:r w:rsidR="00556454" w:rsidRPr="00556454">
        <w:rPr>
          <w:rFonts w:ascii="Courier New" w:hAnsi="Courier New" w:cs="Courier New"/>
        </w:rPr>
        <w:t xml:space="preserve">any </w:t>
      </w:r>
      <w:ins w:id="153" w:author="Rob Hyndman" w:date="2025-11-12T09:46:00Z" w16du:dateUtc="2025-11-12T14:46:00Z">
        <w:r w:rsidR="00C66E45">
          <w:rPr>
            <w:rFonts w:ascii="Courier New" w:hAnsi="Courier New" w:cs="Courier New"/>
          </w:rPr>
          <w:t>Documentation</w:t>
        </w:r>
      </w:ins>
      <w:del w:id="154" w:author="Rob Hyndman" w:date="2025-11-12T09:46:00Z" w16du:dateUtc="2025-11-12T14:46:00Z">
        <w:r w:rsidR="00556454" w:rsidRPr="00556454" w:rsidDel="00C66E45">
          <w:rPr>
            <w:rFonts w:ascii="Courier New" w:hAnsi="Courier New" w:cs="Courier New"/>
          </w:rPr>
          <w:delText>information</w:delText>
        </w:r>
      </w:del>
      <w:r w:rsidR="00556454" w:rsidRPr="00556454">
        <w:rPr>
          <w:rFonts w:ascii="Courier New" w:hAnsi="Courier New" w:cs="Courier New"/>
        </w:rPr>
        <w:t xml:space="preserve"> to third parties</w:t>
      </w:r>
      <w:ins w:id="155" w:author="Rob Hyndman" w:date="2025-11-12T13:32:00Z" w16du:dateUtc="2025-11-12T18:32:00Z">
        <w:r w:rsidR="00095C67">
          <w:rPr>
            <w:rFonts w:ascii="Courier New" w:hAnsi="Courier New" w:cs="Courier New"/>
          </w:rPr>
          <w:t xml:space="preserve">, or </w:t>
        </w:r>
      </w:ins>
      <w:ins w:id="156" w:author="Rob Hyndman" w:date="2025-11-12T13:32:00Z">
        <w:r w:rsidR="00095C67" w:rsidRPr="00095C67">
          <w:rPr>
            <w:rFonts w:ascii="Courier New" w:hAnsi="Courier New" w:cs="Courier New"/>
          </w:rPr>
          <w:t>use</w:t>
        </w:r>
      </w:ins>
      <w:ins w:id="157" w:author="Rob Hyndman" w:date="2025-11-12T13:32:00Z" w16du:dateUtc="2025-11-12T18:32:00Z">
        <w:r w:rsidR="00095C67">
          <w:rPr>
            <w:rFonts w:ascii="Courier New" w:hAnsi="Courier New" w:cs="Courier New"/>
          </w:rPr>
          <w:t xml:space="preserve"> them</w:t>
        </w:r>
      </w:ins>
      <w:ins w:id="158" w:author="Rob Hyndman" w:date="2025-11-12T13:32:00Z">
        <w:r w:rsidR="00095C67" w:rsidRPr="00095C67">
          <w:rPr>
            <w:rFonts w:ascii="Courier New" w:hAnsi="Courier New" w:cs="Courier New"/>
          </w:rPr>
          <w:t xml:space="preserve"> in any way not expressly permitted in this EUL</w:t>
        </w:r>
      </w:ins>
      <w:ins w:id="159" w:author="Rob Hyndman" w:date="2025-11-12T13:32:00Z" w16du:dateUtc="2025-11-12T18:32:00Z">
        <w:r w:rsidR="00095C67">
          <w:rPr>
            <w:rFonts w:ascii="Courier New" w:hAnsi="Courier New" w:cs="Courier New"/>
          </w:rPr>
          <w:t>A.</w:t>
        </w:r>
      </w:ins>
      <w:del w:id="160" w:author="Rob Hyndman" w:date="2025-11-12T13:32:00Z" w16du:dateUtc="2025-11-12T18:32:00Z">
        <w:r w:rsidR="00556454" w:rsidRPr="00556454" w:rsidDel="00095C67">
          <w:rPr>
            <w:rFonts w:ascii="Courier New" w:hAnsi="Courier New" w:cs="Courier New"/>
          </w:rPr>
          <w:delText>.</w:delText>
        </w:r>
      </w:del>
    </w:p>
    <w:p w14:paraId="243BC781" w14:textId="77777777" w:rsidR="00556454" w:rsidRPr="00556454" w:rsidRDefault="00556454" w:rsidP="00556454">
      <w:pPr>
        <w:pStyle w:val="PlainText"/>
        <w:rPr>
          <w:rFonts w:ascii="Courier New" w:hAnsi="Courier New" w:cs="Courier New"/>
        </w:rPr>
      </w:pPr>
    </w:p>
    <w:p w14:paraId="246154FD" w14:textId="77777777" w:rsidR="00556454" w:rsidRPr="00556454" w:rsidRDefault="00556454" w:rsidP="00556454">
      <w:pPr>
        <w:pStyle w:val="PlainText"/>
        <w:rPr>
          <w:rFonts w:ascii="Courier New" w:hAnsi="Courier New" w:cs="Courier New"/>
        </w:rPr>
      </w:pPr>
      <w:r w:rsidRPr="00556454">
        <w:rPr>
          <w:rFonts w:ascii="Courier New" w:hAnsi="Courier New" w:cs="Courier New"/>
        </w:rPr>
        <w:t>**4. INTELLECTUAL PROPERTY**</w:t>
      </w:r>
    </w:p>
    <w:p w14:paraId="45063F6F" w14:textId="453AC9E8" w:rsidR="00556454" w:rsidRPr="00556454" w:rsidRDefault="00556454" w:rsidP="00556454">
      <w:pPr>
        <w:pStyle w:val="PlainText"/>
        <w:rPr>
          <w:rFonts w:ascii="Courier New" w:hAnsi="Courier New" w:cs="Courier New"/>
        </w:rPr>
      </w:pPr>
      <w:r w:rsidRPr="00556454">
        <w:rPr>
          <w:rFonts w:ascii="Courier New" w:hAnsi="Courier New" w:cs="Courier New"/>
        </w:rPr>
        <w:t xml:space="preserve">Impact Readiness Level‚Ñ¢ is a trademark of Impact Readiness Ltd. All rights, title, and interest in the </w:t>
      </w:r>
      <w:ins w:id="161" w:author="Rob Hyndman" w:date="2025-11-12T09:33:00Z" w16du:dateUtc="2025-11-12T14:33:00Z">
        <w:r w:rsidR="000703EF" w:rsidRPr="00556454">
          <w:rPr>
            <w:rFonts w:ascii="Courier New" w:hAnsi="Courier New" w:cs="Courier New"/>
          </w:rPr>
          <w:t xml:space="preserve">Impact Readiness Level‚Ñ¢ </w:t>
        </w:r>
      </w:ins>
      <w:r w:rsidRPr="00556454">
        <w:rPr>
          <w:rFonts w:ascii="Courier New" w:hAnsi="Courier New" w:cs="Courier New"/>
        </w:rPr>
        <w:t>software, including all survey instruments, questions, assessment methodologies, and evaluation frameworks</w:t>
      </w:r>
      <w:ins w:id="162" w:author="Rob Hyndman" w:date="2025-11-12T09:34:00Z" w16du:dateUtc="2025-11-12T14:34:00Z">
        <w:r w:rsidR="000703EF">
          <w:rPr>
            <w:rFonts w:ascii="Courier New" w:hAnsi="Courier New" w:cs="Courier New"/>
          </w:rPr>
          <w:t xml:space="preserve"> embodied or contained in it</w:t>
        </w:r>
      </w:ins>
      <w:del w:id="163" w:author="Rob Hyndman" w:date="2025-11-12T09:47:00Z" w16du:dateUtc="2025-11-12T14:47:00Z">
        <w:r w:rsidRPr="00556454" w:rsidDel="007340FC">
          <w:rPr>
            <w:rFonts w:ascii="Courier New" w:hAnsi="Courier New" w:cs="Courier New"/>
          </w:rPr>
          <w:delText xml:space="preserve">, </w:delText>
        </w:r>
      </w:del>
      <w:ins w:id="164" w:author="Rob Hyndman" w:date="2025-11-12T09:32:00Z" w16du:dateUtc="2025-11-12T14:32:00Z">
        <w:r w:rsidR="000703EF">
          <w:rPr>
            <w:rFonts w:ascii="Courier New" w:hAnsi="Courier New" w:cs="Courier New"/>
          </w:rPr>
          <w:t xml:space="preserve"> (together, the “Software”)</w:t>
        </w:r>
      </w:ins>
      <w:ins w:id="165" w:author="Rob Hyndman" w:date="2025-11-12T09:47:00Z" w16du:dateUtc="2025-11-12T14:47:00Z">
        <w:r w:rsidR="007340FC">
          <w:rPr>
            <w:rFonts w:ascii="Courier New" w:hAnsi="Courier New" w:cs="Courier New"/>
          </w:rPr>
          <w:t xml:space="preserve"> and </w:t>
        </w:r>
      </w:ins>
      <w:ins w:id="166" w:author="Rob Hyndman" w:date="2025-11-12T09:48:00Z" w16du:dateUtc="2025-11-12T14:48:00Z">
        <w:r w:rsidR="007340FC">
          <w:rPr>
            <w:rFonts w:ascii="Courier New" w:hAnsi="Courier New" w:cs="Courier New"/>
          </w:rPr>
          <w:t xml:space="preserve">in </w:t>
        </w:r>
      </w:ins>
      <w:ins w:id="167" w:author="Rob Hyndman" w:date="2025-11-12T09:47:00Z" w16du:dateUtc="2025-11-12T14:47:00Z">
        <w:r w:rsidR="007340FC">
          <w:rPr>
            <w:rFonts w:ascii="Courier New" w:hAnsi="Courier New" w:cs="Courier New"/>
          </w:rPr>
          <w:t>the Documentation</w:t>
        </w:r>
      </w:ins>
      <w:ins w:id="168" w:author="Rob Hyndman" w:date="2025-11-12T09:31:00Z" w16du:dateUtc="2025-11-12T14:31:00Z">
        <w:r w:rsidR="00E104B0">
          <w:rPr>
            <w:rFonts w:ascii="Courier New" w:hAnsi="Courier New" w:cs="Courier New"/>
          </w:rPr>
          <w:t xml:space="preserve">, </w:t>
        </w:r>
      </w:ins>
      <w:ins w:id="169" w:author="Rob Hyndman" w:date="2025-11-12T09:34:00Z" w16du:dateUtc="2025-11-12T14:34:00Z">
        <w:r w:rsidR="00415180">
          <w:rPr>
            <w:rFonts w:ascii="Courier New" w:hAnsi="Courier New" w:cs="Courier New"/>
          </w:rPr>
          <w:t xml:space="preserve">and all intellectual property rights therein, are the property of and </w:t>
        </w:r>
      </w:ins>
      <w:r w:rsidRPr="00556454">
        <w:rPr>
          <w:rFonts w:ascii="Courier New" w:hAnsi="Courier New" w:cs="Courier New"/>
        </w:rPr>
        <w:t>remain with Impact Readiness Ltd.</w:t>
      </w:r>
      <w:ins w:id="170" w:author="Rob Hyndman" w:date="2025-11-12T09:34:00Z" w16du:dateUtc="2025-11-12T14:34:00Z">
        <w:r w:rsidR="00415180">
          <w:rPr>
            <w:rFonts w:ascii="Courier New" w:hAnsi="Courier New" w:cs="Courier New"/>
          </w:rPr>
          <w:t xml:space="preserve">, and the only rights granted </w:t>
        </w:r>
      </w:ins>
      <w:ins w:id="171" w:author="Rob Hyndman" w:date="2025-11-12T09:35:00Z" w16du:dateUtc="2025-11-12T14:35:00Z">
        <w:r w:rsidR="00415180">
          <w:rPr>
            <w:rFonts w:ascii="Courier New" w:hAnsi="Courier New" w:cs="Courier New"/>
          </w:rPr>
          <w:t>in the</w:t>
        </w:r>
      </w:ins>
      <w:ins w:id="172" w:author="Rob Hyndman" w:date="2025-11-12T09:48:00Z" w16du:dateUtc="2025-11-12T14:48:00Z">
        <w:r w:rsidR="007340FC">
          <w:rPr>
            <w:rFonts w:ascii="Courier New" w:hAnsi="Courier New" w:cs="Courier New"/>
          </w:rPr>
          <w:t>m</w:t>
        </w:r>
      </w:ins>
      <w:ins w:id="173" w:author="Rob Hyndman" w:date="2025-11-12T09:35:00Z" w16du:dateUtc="2025-11-12T14:35:00Z">
        <w:r w:rsidR="00415180">
          <w:rPr>
            <w:rFonts w:ascii="Courier New" w:hAnsi="Courier New" w:cs="Courier New"/>
          </w:rPr>
          <w:t xml:space="preserve"> to you are those expressly granted in this EULA.</w:t>
        </w:r>
      </w:ins>
      <w:r w:rsidRPr="00556454">
        <w:rPr>
          <w:rFonts w:ascii="Courier New" w:hAnsi="Courier New" w:cs="Courier New"/>
        </w:rPr>
        <w:t xml:space="preserve"> </w:t>
      </w:r>
      <w:ins w:id="174" w:author="Rob Hyndman" w:date="2025-11-12T09:33:00Z" w16du:dateUtc="2025-11-12T14:33:00Z">
        <w:r w:rsidR="000703EF">
          <w:rPr>
            <w:rFonts w:ascii="Courier New" w:hAnsi="Courier New" w:cs="Courier New"/>
          </w:rPr>
          <w:t xml:space="preserve">The </w:t>
        </w:r>
      </w:ins>
      <w:del w:id="175" w:author="Rob Hyndman" w:date="2025-11-12T09:33:00Z" w16du:dateUtc="2025-11-12T14:33:00Z">
        <w:r w:rsidRPr="00556454" w:rsidDel="000703EF">
          <w:rPr>
            <w:rFonts w:ascii="Courier New" w:hAnsi="Courier New" w:cs="Courier New"/>
          </w:rPr>
          <w:delText xml:space="preserve">All elements of this </w:delText>
        </w:r>
      </w:del>
      <w:ins w:id="176" w:author="Rob Hyndman" w:date="2025-11-12T09:33:00Z" w16du:dateUtc="2025-11-12T14:33:00Z">
        <w:r w:rsidR="000703EF">
          <w:rPr>
            <w:rFonts w:ascii="Courier New" w:hAnsi="Courier New" w:cs="Courier New"/>
          </w:rPr>
          <w:t>S</w:t>
        </w:r>
      </w:ins>
      <w:del w:id="177" w:author="Rob Hyndman" w:date="2025-11-12T09:33:00Z" w16du:dateUtc="2025-11-12T14:33:00Z">
        <w:r w:rsidRPr="00556454" w:rsidDel="000703EF">
          <w:rPr>
            <w:rFonts w:ascii="Courier New" w:hAnsi="Courier New" w:cs="Courier New"/>
          </w:rPr>
          <w:delText>s</w:delText>
        </w:r>
      </w:del>
      <w:r w:rsidRPr="00556454">
        <w:rPr>
          <w:rFonts w:ascii="Courier New" w:hAnsi="Courier New" w:cs="Courier New"/>
        </w:rPr>
        <w:t xml:space="preserve">oftware </w:t>
      </w:r>
      <w:ins w:id="178" w:author="Rob Hyndman" w:date="2025-11-12T09:48:00Z" w16du:dateUtc="2025-11-12T14:48:00Z">
        <w:r w:rsidR="007340FC">
          <w:rPr>
            <w:rFonts w:ascii="Courier New" w:hAnsi="Courier New" w:cs="Courier New"/>
          </w:rPr>
          <w:t xml:space="preserve">and Documentation are </w:t>
        </w:r>
      </w:ins>
      <w:del w:id="179" w:author="Rob Hyndman" w:date="2025-11-12T09:33:00Z" w16du:dateUtc="2025-11-12T14:33:00Z">
        <w:r w:rsidRPr="00556454" w:rsidDel="000703EF">
          <w:rPr>
            <w:rFonts w:ascii="Courier New" w:hAnsi="Courier New" w:cs="Courier New"/>
          </w:rPr>
          <w:delText xml:space="preserve">are </w:delText>
        </w:r>
      </w:del>
      <w:r w:rsidRPr="00556454">
        <w:rPr>
          <w:rFonts w:ascii="Courier New" w:hAnsi="Courier New" w:cs="Courier New"/>
        </w:rPr>
        <w:t>copyrighted material and may not be duplicated, reused, or paraphrased without express written permission.</w:t>
      </w:r>
      <w:ins w:id="180" w:author="Rob Hyndman" w:date="2025-11-12T09:59:00Z" w16du:dateUtc="2025-11-12T14:59:00Z">
        <w:r w:rsidR="00AF6768">
          <w:rPr>
            <w:rFonts w:ascii="Courier New" w:hAnsi="Courier New" w:cs="Courier New"/>
          </w:rPr>
          <w:t xml:space="preserve">  The Company asserts all moral rights in the Software and the Docum</w:t>
        </w:r>
      </w:ins>
      <w:ins w:id="181" w:author="Rob Hyndman" w:date="2025-11-12T10:00:00Z" w16du:dateUtc="2025-11-12T15:00:00Z">
        <w:r w:rsidR="00AF6768">
          <w:rPr>
            <w:rFonts w:ascii="Courier New" w:hAnsi="Courier New" w:cs="Courier New"/>
          </w:rPr>
          <w:t>entation.</w:t>
        </w:r>
      </w:ins>
    </w:p>
    <w:p w14:paraId="1BBC50C8" w14:textId="77777777" w:rsidR="00556454" w:rsidRPr="00556454" w:rsidRDefault="00556454" w:rsidP="00556454">
      <w:pPr>
        <w:pStyle w:val="PlainText"/>
        <w:rPr>
          <w:rFonts w:ascii="Courier New" w:hAnsi="Courier New" w:cs="Courier New"/>
        </w:rPr>
      </w:pPr>
    </w:p>
    <w:p w14:paraId="2273B8C3" w14:textId="77777777" w:rsidR="00556454" w:rsidRPr="00556454" w:rsidRDefault="00556454" w:rsidP="00556454">
      <w:pPr>
        <w:pStyle w:val="PlainText"/>
        <w:rPr>
          <w:rFonts w:ascii="Courier New" w:hAnsi="Courier New" w:cs="Courier New"/>
        </w:rPr>
      </w:pPr>
      <w:r w:rsidRPr="00556454">
        <w:rPr>
          <w:rFonts w:ascii="Courier New" w:hAnsi="Courier New" w:cs="Courier New"/>
        </w:rPr>
        <w:t>**5. NO WARRANTY**</w:t>
      </w:r>
    </w:p>
    <w:p w14:paraId="4C83DBD8" w14:textId="0A047E47" w:rsidR="00556454" w:rsidRDefault="00AF6768" w:rsidP="00556454">
      <w:pPr>
        <w:pStyle w:val="PlainText"/>
        <w:rPr>
          <w:ins w:id="182" w:author="Rob Hyndman" w:date="2025-11-12T13:29:00Z" w16du:dateUtc="2025-11-12T18:29:00Z"/>
          <w:rFonts w:ascii="Courier New" w:hAnsi="Courier New" w:cs="Courier New"/>
          <w:lang w:val="en"/>
        </w:rPr>
      </w:pPr>
      <w:ins w:id="183" w:author="Rob Hyndman" w:date="2025-11-12T10:00:00Z" w16du:dateUtc="2025-11-12T15:00:00Z">
        <w:r>
          <w:rPr>
            <w:rFonts w:ascii="Courier New" w:hAnsi="Courier New" w:cs="Courier New"/>
            <w:lang w:val="en"/>
          </w:rPr>
          <w:t xml:space="preserve">THE COMPANY </w:t>
        </w:r>
      </w:ins>
      <w:ins w:id="184" w:author="Rob Hyndman" w:date="2025-11-12T10:00:00Z">
        <w:r w:rsidRPr="00AF6768">
          <w:rPr>
            <w:rFonts w:ascii="Courier New" w:hAnsi="Courier New" w:cs="Courier New"/>
            <w:lang w:val="en"/>
          </w:rPr>
          <w:t>EXPRESSLY DISCLAIMS ANY WARRANTY TO YOU FOR THE SOFTWARE</w:t>
        </w:r>
      </w:ins>
      <w:ins w:id="185" w:author="Rob Hyndman" w:date="2025-11-12T10:00:00Z" w16du:dateUtc="2025-11-12T15:00:00Z">
        <w:r>
          <w:rPr>
            <w:rFonts w:ascii="Courier New" w:hAnsi="Courier New" w:cs="Courier New"/>
            <w:lang w:val="en"/>
          </w:rPr>
          <w:t xml:space="preserve"> OR THE DOCUMENTATION</w:t>
        </w:r>
      </w:ins>
      <w:ins w:id="186" w:author="Rob Hyndman" w:date="2025-11-12T10:00:00Z">
        <w:r w:rsidRPr="00AF6768">
          <w:rPr>
            <w:rFonts w:ascii="Courier New" w:hAnsi="Courier New" w:cs="Courier New"/>
            <w:lang w:val="en"/>
          </w:rPr>
          <w:t xml:space="preserve">. UNLESS OTHERWISE STATED ABOVE, THE SOFTWARE </w:t>
        </w:r>
      </w:ins>
      <w:ins w:id="187" w:author="Rob Hyndman" w:date="2025-11-12T10:00:00Z" w16du:dateUtc="2025-11-12T15:00:00Z">
        <w:r>
          <w:rPr>
            <w:rFonts w:ascii="Courier New" w:hAnsi="Courier New" w:cs="Courier New"/>
            <w:lang w:val="en"/>
          </w:rPr>
          <w:t xml:space="preserve">AND DOCUMENTATION ARE </w:t>
        </w:r>
      </w:ins>
      <w:ins w:id="188" w:author="Rob Hyndman" w:date="2025-11-12T10:00:00Z">
        <w:r w:rsidRPr="00AF6768">
          <w:rPr>
            <w:rFonts w:ascii="Courier New" w:hAnsi="Courier New" w:cs="Courier New"/>
            <w:lang w:val="en"/>
          </w:rPr>
          <w:t xml:space="preserve">PROVIDED TO YOU ‘AS IS’ WITHOUT WARRANTY OF ANY KIND BY </w:t>
        </w:r>
      </w:ins>
      <w:ins w:id="189" w:author="Rob Hyndman" w:date="2025-11-12T10:00:00Z" w16du:dateUtc="2025-11-12T15:00:00Z">
        <w:r>
          <w:rPr>
            <w:rFonts w:ascii="Courier New" w:hAnsi="Courier New" w:cs="Courier New"/>
            <w:lang w:val="en"/>
          </w:rPr>
          <w:t>THE COMPANY</w:t>
        </w:r>
      </w:ins>
      <w:ins w:id="190" w:author="Rob Hyndman" w:date="2025-11-12T10:00:00Z">
        <w:r w:rsidRPr="00AF6768">
          <w:rPr>
            <w:rFonts w:ascii="Courier New" w:hAnsi="Courier New" w:cs="Courier New"/>
            <w:lang w:val="en"/>
          </w:rPr>
          <w:t xml:space="preserve">, EITHER EXPRESS OR IMPLIED, INCLUDING, WITHOUT LIMITATION, THE IMPLIED WARRANTIES OR MERCHANTABILITY, FITNESS FOR A PARTICULAR PURPOSE, OR NONINFRINGEMENT. THE ENTIRE RISK ARISING OUT OF USE OR PERFORMANCE OF THE SOFTWARE </w:t>
        </w:r>
      </w:ins>
      <w:ins w:id="191" w:author="Rob Hyndman" w:date="2025-11-12T10:01:00Z" w16du:dateUtc="2025-11-12T15:01:00Z">
        <w:r>
          <w:rPr>
            <w:rFonts w:ascii="Courier New" w:hAnsi="Courier New" w:cs="Courier New"/>
            <w:lang w:val="en"/>
          </w:rPr>
          <w:t xml:space="preserve">AND THE DOCUMENTATION </w:t>
        </w:r>
      </w:ins>
      <w:ins w:id="192" w:author="Rob Hyndman" w:date="2025-11-12T10:00:00Z">
        <w:r w:rsidRPr="00AF6768">
          <w:rPr>
            <w:rFonts w:ascii="Courier New" w:hAnsi="Courier New" w:cs="Courier New"/>
            <w:lang w:val="en"/>
          </w:rPr>
          <w:t>REMAINS WITH YOU.</w:t>
        </w:r>
      </w:ins>
      <w:del w:id="193" w:author="Rob Hyndman" w:date="2025-11-12T10:00:00Z" w16du:dateUtc="2025-11-12T15:00:00Z">
        <w:r w:rsidR="00556454" w:rsidRPr="00556454" w:rsidDel="00AF6768">
          <w:rPr>
            <w:rFonts w:ascii="Courier New" w:hAnsi="Courier New" w:cs="Courier New"/>
          </w:rPr>
          <w:delText>This software is provided "AS IS" without warranty of any kind, either express or implied.</w:delText>
        </w:r>
      </w:del>
    </w:p>
    <w:p w14:paraId="2EB878A3" w14:textId="77777777" w:rsidR="00925964" w:rsidRDefault="00925964" w:rsidP="00556454">
      <w:pPr>
        <w:pStyle w:val="PlainText"/>
        <w:rPr>
          <w:ins w:id="194" w:author="Rob Hyndman" w:date="2025-11-12T13:29:00Z" w16du:dateUtc="2025-11-12T18:29:00Z"/>
          <w:rFonts w:ascii="Courier New" w:hAnsi="Courier New" w:cs="Courier New"/>
          <w:lang w:val="en"/>
        </w:rPr>
      </w:pPr>
    </w:p>
    <w:p w14:paraId="1FD11E67" w14:textId="5C9D1D41" w:rsidR="00925964" w:rsidRPr="00556454" w:rsidRDefault="00F62483" w:rsidP="00556454">
      <w:pPr>
        <w:pStyle w:val="PlainText"/>
        <w:rPr>
          <w:rFonts w:ascii="Courier New" w:hAnsi="Courier New" w:cs="Courier New"/>
        </w:rPr>
      </w:pPr>
      <w:ins w:id="195" w:author="Rob Hyndman" w:date="2025-11-12T13:29:00Z" w16du:dateUtc="2025-11-12T18:29:00Z">
        <w:r>
          <w:rPr>
            <w:rFonts w:ascii="Courier New" w:hAnsi="Courier New" w:cs="Courier New"/>
            <w:lang w:val="en"/>
          </w:rPr>
          <w:t xml:space="preserve">IN PARTICULAR, </w:t>
        </w:r>
        <w:r>
          <w:rPr>
            <w:rFonts w:ascii="Courier New" w:hAnsi="Courier New" w:cs="Courier New"/>
          </w:rPr>
          <w:t>THE COMPANY</w:t>
        </w:r>
      </w:ins>
      <w:ins w:id="196" w:author="Rob Hyndman" w:date="2025-11-12T13:29:00Z">
        <w:r w:rsidRPr="00925964">
          <w:rPr>
            <w:rFonts w:ascii="Courier New" w:hAnsi="Courier New" w:cs="Courier New"/>
          </w:rPr>
          <w:t xml:space="preserve"> RESERVES THE RIGHT, AT ANY TIME AND IN ITS SOLE DISCRETION, TO CHANGE, MODIFY OR ALTER THE </w:t>
        </w:r>
      </w:ins>
      <w:ins w:id="197" w:author="Rob Hyndman" w:date="2025-11-12T13:29:00Z" w16du:dateUtc="2025-11-12T18:29:00Z">
        <w:r>
          <w:rPr>
            <w:rFonts w:ascii="Courier New" w:hAnsi="Courier New" w:cs="Courier New"/>
          </w:rPr>
          <w:t>SOFTWARE AND THE DOCUMENTATION</w:t>
        </w:r>
      </w:ins>
      <w:ins w:id="198" w:author="Rob Hyndman" w:date="2025-11-12T13:29:00Z">
        <w:r w:rsidRPr="00925964">
          <w:rPr>
            <w:rFonts w:ascii="Courier New" w:hAnsi="Courier New" w:cs="Courier New"/>
          </w:rPr>
          <w:t>. LICENSEE ACKNOWLEDGES AND AGREES THAT SUCH CHANGES, MODIFICATIONS OR ALTERATIONS TO THE S</w:t>
        </w:r>
      </w:ins>
      <w:ins w:id="199" w:author="Rob Hyndman" w:date="2025-11-12T13:30:00Z" w16du:dateUtc="2025-11-12T18:30:00Z">
        <w:r>
          <w:rPr>
            <w:rFonts w:ascii="Courier New" w:hAnsi="Courier New" w:cs="Courier New"/>
          </w:rPr>
          <w:t xml:space="preserve">OFTWARE AND THE DOCUMENTATION </w:t>
        </w:r>
      </w:ins>
      <w:ins w:id="200" w:author="Rob Hyndman" w:date="2025-11-12T13:29:00Z">
        <w:r w:rsidRPr="00925964">
          <w:rPr>
            <w:rFonts w:ascii="Courier New" w:hAnsi="Courier New" w:cs="Courier New"/>
          </w:rPr>
          <w:t xml:space="preserve">COULD RESULT IN THE INABILITY OF THE SOFTWARE TO PERFORM SOME OR ALL OF THE FUNCTIONS FOR WHICH IT WAS DESIGNED, AND </w:t>
        </w:r>
      </w:ins>
      <w:ins w:id="201" w:author="Rob Hyndman" w:date="2025-11-12T13:30:00Z" w16du:dateUtc="2025-11-12T18:30:00Z">
        <w:r>
          <w:rPr>
            <w:rFonts w:ascii="Courier New" w:hAnsi="Courier New" w:cs="Courier New"/>
          </w:rPr>
          <w:t xml:space="preserve">YOU </w:t>
        </w:r>
      </w:ins>
      <w:ins w:id="202" w:author="Rob Hyndman" w:date="2025-11-12T13:29:00Z">
        <w:r w:rsidRPr="00925964">
          <w:rPr>
            <w:rFonts w:ascii="Courier New" w:hAnsi="Courier New" w:cs="Courier New"/>
          </w:rPr>
          <w:t xml:space="preserve">FURTHER ACKNOWLEDGE AND AGREE THAT </w:t>
        </w:r>
      </w:ins>
      <w:ins w:id="203" w:author="Rob Hyndman" w:date="2025-11-12T13:30:00Z" w16du:dateUtc="2025-11-12T18:30:00Z">
        <w:r>
          <w:rPr>
            <w:rFonts w:ascii="Courier New" w:hAnsi="Courier New" w:cs="Courier New"/>
          </w:rPr>
          <w:t xml:space="preserve">THE COMPANY </w:t>
        </w:r>
      </w:ins>
      <w:ins w:id="204" w:author="Rob Hyndman" w:date="2025-11-12T13:29:00Z">
        <w:r w:rsidRPr="00925964">
          <w:rPr>
            <w:rFonts w:ascii="Courier New" w:hAnsi="Courier New" w:cs="Courier New"/>
          </w:rPr>
          <w:t xml:space="preserve">SHALL BE UNDER NO OBLIGATION TO UPGRADE OR MODIFY THE SOFTWARE TO SO PERFORM, NOR TO COMPENSATE </w:t>
        </w:r>
      </w:ins>
      <w:ins w:id="205" w:author="Rob Hyndman" w:date="2025-11-12T13:30:00Z" w16du:dateUtc="2025-11-12T18:30:00Z">
        <w:r>
          <w:rPr>
            <w:rFonts w:ascii="Courier New" w:hAnsi="Courier New" w:cs="Courier New"/>
          </w:rPr>
          <w:t xml:space="preserve">YOU </w:t>
        </w:r>
      </w:ins>
      <w:ins w:id="206" w:author="Rob Hyndman" w:date="2025-11-12T13:29:00Z">
        <w:r w:rsidRPr="00925964">
          <w:rPr>
            <w:rFonts w:ascii="Courier New" w:hAnsi="Courier New" w:cs="Courier New"/>
          </w:rPr>
          <w:t>IN ANY WAY.</w:t>
        </w:r>
      </w:ins>
    </w:p>
    <w:p w14:paraId="7995C07C" w14:textId="77777777" w:rsidR="00556454" w:rsidRPr="00556454" w:rsidRDefault="00556454" w:rsidP="00556454">
      <w:pPr>
        <w:pStyle w:val="PlainText"/>
        <w:rPr>
          <w:rFonts w:ascii="Courier New" w:hAnsi="Courier New" w:cs="Courier New"/>
        </w:rPr>
      </w:pPr>
    </w:p>
    <w:p w14:paraId="01065F25" w14:textId="77777777" w:rsidR="00556454" w:rsidRPr="00556454" w:rsidRDefault="00556454" w:rsidP="00556454">
      <w:pPr>
        <w:pStyle w:val="PlainText"/>
        <w:rPr>
          <w:rFonts w:ascii="Courier New" w:hAnsi="Courier New" w:cs="Courier New"/>
        </w:rPr>
      </w:pPr>
      <w:r w:rsidRPr="00556454">
        <w:rPr>
          <w:rFonts w:ascii="Courier New" w:hAnsi="Courier New" w:cs="Courier New"/>
        </w:rPr>
        <w:t>**6. LIMITATION OF LIABILITY**</w:t>
      </w:r>
    </w:p>
    <w:p w14:paraId="6C7CB8EC" w14:textId="017070D5" w:rsidR="00556454" w:rsidRPr="00556454" w:rsidRDefault="00AF6768" w:rsidP="00556454">
      <w:pPr>
        <w:pStyle w:val="PlainText"/>
        <w:rPr>
          <w:rFonts w:ascii="Courier New" w:hAnsi="Courier New" w:cs="Courier New"/>
        </w:rPr>
      </w:pPr>
      <w:ins w:id="207" w:author="Rob Hyndman" w:date="2025-11-12T10:01:00Z">
        <w:r w:rsidRPr="00AF6768">
          <w:rPr>
            <w:rFonts w:ascii="Courier New" w:hAnsi="Courier New" w:cs="Courier New"/>
            <w:lang w:val="en"/>
          </w:rPr>
          <w:t xml:space="preserve">TO THE MAXIMUM EXTENT PERMITTED BY APPLICABLE LAW, IN NO EVENT SHALL </w:t>
        </w:r>
      </w:ins>
      <w:ins w:id="208" w:author="Rob Hyndman" w:date="2025-11-12T10:01:00Z" w16du:dateUtc="2025-11-12T15:01:00Z">
        <w:r>
          <w:rPr>
            <w:rFonts w:ascii="Courier New" w:hAnsi="Courier New" w:cs="Courier New"/>
            <w:lang w:val="en"/>
          </w:rPr>
          <w:t xml:space="preserve">THE COMPANY </w:t>
        </w:r>
      </w:ins>
      <w:ins w:id="209" w:author="Rob Hyndman" w:date="2025-11-12T10:01:00Z">
        <w:r w:rsidRPr="00AF6768">
          <w:rPr>
            <w:rFonts w:ascii="Courier New" w:hAnsi="Courier New" w:cs="Courier New"/>
            <w:lang w:val="en"/>
          </w:rPr>
          <w:t>OR ANY OF ITS SUPPLIERS OR DISTRIBUTORS BE LIABLE TO YOU FOR ANY LOSS OR DAMAGE OF ANY KIND ARISING OUT OF RELATED TO THE SOFTWARE</w:t>
        </w:r>
      </w:ins>
      <w:ins w:id="210" w:author="Rob Hyndman" w:date="2025-11-12T10:01:00Z" w16du:dateUtc="2025-11-12T15:01:00Z">
        <w:r>
          <w:rPr>
            <w:rFonts w:ascii="Courier New" w:hAnsi="Courier New" w:cs="Courier New"/>
            <w:lang w:val="en"/>
          </w:rPr>
          <w:t xml:space="preserve"> OR THE DOCUMENTATION</w:t>
        </w:r>
      </w:ins>
      <w:ins w:id="211" w:author="Rob Hyndman" w:date="2025-11-12T10:01:00Z">
        <w:r w:rsidRPr="00AF6768">
          <w:rPr>
            <w:rFonts w:ascii="Courier New" w:hAnsi="Courier New" w:cs="Courier New"/>
            <w:lang w:val="en"/>
          </w:rPr>
          <w:t>, INCLUDING LOST PROFITS, LOST SAVINGS, DIRECT, SPECIAL, INCIDENTAL OR INDIRECT DAMAGES, BUSINESS INTERUPTION, LOSS OF BUSINESS INFORMATION, OR OTHER ECONOMIC OR CONSEQUENTIAL DAMAGES, AGGRAVATED</w:t>
        </w:r>
      </w:ins>
      <w:ins w:id="212" w:author="Rob Hyndman" w:date="2025-11-12T10:01:00Z" w16du:dateUtc="2025-11-12T15:01:00Z">
        <w:r w:rsidR="00C403D1">
          <w:rPr>
            <w:rFonts w:ascii="Courier New" w:hAnsi="Courier New" w:cs="Courier New"/>
            <w:lang w:val="en"/>
          </w:rPr>
          <w:t>, EXEMPLARY</w:t>
        </w:r>
      </w:ins>
      <w:ins w:id="213" w:author="Rob Hyndman" w:date="2025-11-12T10:01:00Z">
        <w:r w:rsidRPr="00AF6768">
          <w:rPr>
            <w:rFonts w:ascii="Courier New" w:hAnsi="Courier New" w:cs="Courier New"/>
            <w:lang w:val="en"/>
          </w:rPr>
          <w:t xml:space="preserve"> OR PUNITIVE DAMAGES, OR ANY OTHER PECUNIARY LOSS ARISING OUT OF THE USE OF, OR INABILITY TO USE THE SOFTWARE</w:t>
        </w:r>
      </w:ins>
      <w:ins w:id="214" w:author="Rob Hyndman" w:date="2025-11-12T10:02:00Z" w16du:dateUtc="2025-11-12T15:02:00Z">
        <w:r w:rsidR="00C403D1">
          <w:rPr>
            <w:rFonts w:ascii="Courier New" w:hAnsi="Courier New" w:cs="Courier New"/>
            <w:lang w:val="en"/>
          </w:rPr>
          <w:t xml:space="preserve"> OR THE DOCUMENTATION</w:t>
        </w:r>
      </w:ins>
      <w:ins w:id="215" w:author="Rob Hyndman" w:date="2025-11-12T10:01:00Z">
        <w:r w:rsidRPr="00AF6768">
          <w:rPr>
            <w:rFonts w:ascii="Courier New" w:hAnsi="Courier New" w:cs="Courier New"/>
            <w:lang w:val="en"/>
          </w:rPr>
          <w:t xml:space="preserve">, EVEN IF </w:t>
        </w:r>
      </w:ins>
      <w:ins w:id="216" w:author="Rob Hyndman" w:date="2025-11-12T10:02:00Z" w16du:dateUtc="2025-11-12T15:02:00Z">
        <w:r w:rsidR="00C403D1">
          <w:rPr>
            <w:rFonts w:ascii="Courier New" w:hAnsi="Courier New" w:cs="Courier New"/>
            <w:lang w:val="en"/>
          </w:rPr>
          <w:t xml:space="preserve">THE COMPANY </w:t>
        </w:r>
      </w:ins>
      <w:ins w:id="217" w:author="Rob Hyndman" w:date="2025-11-12T10:01:00Z">
        <w:r w:rsidRPr="00AF6768">
          <w:rPr>
            <w:rFonts w:ascii="Courier New" w:hAnsi="Courier New" w:cs="Courier New"/>
            <w:lang w:val="en"/>
          </w:rPr>
          <w:t>HAS BEEN ADVISED OF THE POSSIBILITY OF SUCH DAMAGES, AND EVEN IN THE CASE OF NEGLIGENCE.</w:t>
        </w:r>
      </w:ins>
      <w:del w:id="218" w:author="Rob Hyndman" w:date="2025-11-12T10:01:00Z" w16du:dateUtc="2025-11-12T15:01:00Z">
        <w:r w:rsidR="00556454" w:rsidRPr="00556454" w:rsidDel="00AF6768">
          <w:rPr>
            <w:rFonts w:ascii="Courier New" w:hAnsi="Courier New" w:cs="Courier New"/>
          </w:rPr>
          <w:delText>Impact Readiness Ltd. shall not be liable for any damages arising from the use of this software.</w:delText>
        </w:r>
      </w:del>
    </w:p>
    <w:p w14:paraId="07CF3591" w14:textId="77777777" w:rsidR="00556454" w:rsidRPr="00556454" w:rsidRDefault="00556454" w:rsidP="00556454">
      <w:pPr>
        <w:pStyle w:val="PlainText"/>
        <w:rPr>
          <w:rFonts w:ascii="Courier New" w:hAnsi="Courier New" w:cs="Courier New"/>
        </w:rPr>
      </w:pPr>
    </w:p>
    <w:p w14:paraId="3346B60C" w14:textId="77777777" w:rsidR="00556454" w:rsidRPr="00556454" w:rsidRDefault="00556454" w:rsidP="00556454">
      <w:pPr>
        <w:pStyle w:val="PlainText"/>
        <w:rPr>
          <w:rFonts w:ascii="Courier New" w:hAnsi="Courier New" w:cs="Courier New"/>
        </w:rPr>
      </w:pPr>
      <w:r w:rsidRPr="00556454">
        <w:rPr>
          <w:rFonts w:ascii="Courier New" w:hAnsi="Courier New" w:cs="Courier New"/>
        </w:rPr>
        <w:t>**7. TERMINATION**</w:t>
      </w:r>
    </w:p>
    <w:p w14:paraId="3AC2B0F1" w14:textId="4DFBD3E3" w:rsidR="00556454" w:rsidRDefault="00556454" w:rsidP="00556454">
      <w:pPr>
        <w:pStyle w:val="PlainText"/>
        <w:rPr>
          <w:ins w:id="219" w:author="Rob Hyndman" w:date="2025-11-12T10:05:00Z" w16du:dateUtc="2025-11-12T15:05:00Z"/>
          <w:rFonts w:ascii="Courier New" w:hAnsi="Courier New" w:cs="Courier New"/>
        </w:rPr>
      </w:pPr>
      <w:r w:rsidRPr="00556454">
        <w:rPr>
          <w:rFonts w:ascii="Courier New" w:hAnsi="Courier New" w:cs="Courier New"/>
        </w:rPr>
        <w:lastRenderedPageBreak/>
        <w:t xml:space="preserve">This license is effective until terminated. </w:t>
      </w:r>
      <w:ins w:id="220" w:author="Rob Hyndman" w:date="2025-11-12T10:02:00Z" w16du:dateUtc="2025-11-12T15:02:00Z">
        <w:r w:rsidR="00C403D1">
          <w:rPr>
            <w:rFonts w:ascii="Courier New" w:hAnsi="Courier New" w:cs="Courier New"/>
          </w:rPr>
          <w:t xml:space="preserve">The Company may at any time terminate this license on notice to you.  </w:t>
        </w:r>
      </w:ins>
      <w:r w:rsidRPr="00556454">
        <w:rPr>
          <w:rFonts w:ascii="Courier New" w:hAnsi="Courier New" w:cs="Courier New"/>
        </w:rPr>
        <w:t>Your rights under this license will terminate automatically without notice if you fail to comply with any term of this EULA.</w:t>
      </w:r>
      <w:ins w:id="221" w:author="Rob Hyndman" w:date="2025-11-12T10:02:00Z" w16du:dateUtc="2025-11-12T15:02:00Z">
        <w:r w:rsidR="00C403D1">
          <w:rPr>
            <w:rFonts w:ascii="Courier New" w:hAnsi="Courier New" w:cs="Courier New"/>
          </w:rPr>
          <w:t xml:space="preserve"> </w:t>
        </w:r>
      </w:ins>
      <w:ins w:id="222" w:author="Rob Hyndman" w:date="2025-11-12T10:03:00Z" w16du:dateUtc="2025-11-12T15:03:00Z">
        <w:r w:rsidR="006C3C5B">
          <w:rPr>
            <w:rFonts w:ascii="Courier New" w:hAnsi="Courier New" w:cs="Courier New"/>
          </w:rPr>
          <w:t>Upon expiry or termination</w:t>
        </w:r>
      </w:ins>
      <w:ins w:id="223" w:author="Rob Hyndman" w:date="2025-11-12T10:04:00Z" w16du:dateUtc="2025-11-12T15:04:00Z">
        <w:r w:rsidR="006C3C5B">
          <w:rPr>
            <w:rFonts w:ascii="Courier New" w:hAnsi="Courier New" w:cs="Courier New"/>
          </w:rPr>
          <w:t xml:space="preserve"> of this license</w:t>
        </w:r>
      </w:ins>
      <w:ins w:id="224" w:author="Rob Hyndman" w:date="2025-11-12T10:03:00Z" w16du:dateUtc="2025-11-12T15:03:00Z">
        <w:r w:rsidR="006C3C5B">
          <w:rPr>
            <w:rFonts w:ascii="Courier New" w:hAnsi="Courier New" w:cs="Courier New"/>
          </w:rPr>
          <w:t xml:space="preserve">, you </w:t>
        </w:r>
      </w:ins>
      <w:ins w:id="225" w:author="Rob Hyndman" w:date="2025-11-12T10:04:00Z" w16du:dateUtc="2025-11-12T15:04:00Z">
        <w:r w:rsidR="006C3C5B">
          <w:rPr>
            <w:rFonts w:ascii="Courier New" w:hAnsi="Courier New" w:cs="Courier New"/>
          </w:rPr>
          <w:t>must immediately destroy any copies of the Documentation in your possession or under your control.</w:t>
        </w:r>
      </w:ins>
      <w:ins w:id="226" w:author="Rob Hyndman" w:date="2025-11-12T10:02:00Z" w16du:dateUtc="2025-11-12T15:02:00Z">
        <w:r w:rsidR="00C403D1">
          <w:rPr>
            <w:rFonts w:ascii="Courier New" w:hAnsi="Courier New" w:cs="Courier New"/>
          </w:rPr>
          <w:t xml:space="preserve"> Your obligations under this license shall sur</w:t>
        </w:r>
      </w:ins>
      <w:ins w:id="227" w:author="Rob Hyndman" w:date="2025-11-12T10:03:00Z" w16du:dateUtc="2025-11-12T15:03:00Z">
        <w:r w:rsidR="00C403D1">
          <w:rPr>
            <w:rFonts w:ascii="Courier New" w:hAnsi="Courier New" w:cs="Courier New"/>
          </w:rPr>
          <w:t>vive any expiry or termination of this license in perpetuity.</w:t>
        </w:r>
      </w:ins>
    </w:p>
    <w:p w14:paraId="44CAC632" w14:textId="77777777" w:rsidR="006C3C5B" w:rsidRDefault="006C3C5B" w:rsidP="00556454">
      <w:pPr>
        <w:pStyle w:val="PlainText"/>
        <w:rPr>
          <w:ins w:id="228" w:author="Rob Hyndman" w:date="2025-11-12T10:05:00Z" w16du:dateUtc="2025-11-12T15:05:00Z"/>
          <w:rFonts w:ascii="Courier New" w:hAnsi="Courier New" w:cs="Courier New"/>
        </w:rPr>
      </w:pPr>
    </w:p>
    <w:p w14:paraId="00AD2CFD" w14:textId="0D5774A9" w:rsidR="006C3C5B" w:rsidRPr="00556454" w:rsidRDefault="006C3C5B" w:rsidP="006C3C5B">
      <w:pPr>
        <w:pStyle w:val="PlainText"/>
        <w:rPr>
          <w:ins w:id="229" w:author="Rob Hyndman" w:date="2025-11-12T10:05:00Z" w16du:dateUtc="2025-11-12T15:05:00Z"/>
          <w:rFonts w:ascii="Courier New" w:hAnsi="Courier New" w:cs="Courier New"/>
        </w:rPr>
      </w:pPr>
      <w:ins w:id="230" w:author="Rob Hyndman" w:date="2025-11-12T10:05:00Z" w16du:dateUtc="2025-11-12T15:05:00Z">
        <w:r w:rsidRPr="00556454">
          <w:rPr>
            <w:rFonts w:ascii="Courier New" w:hAnsi="Courier New" w:cs="Courier New"/>
          </w:rPr>
          <w:t>**</w:t>
        </w:r>
        <w:r>
          <w:rPr>
            <w:rFonts w:ascii="Courier New" w:hAnsi="Courier New" w:cs="Courier New"/>
          </w:rPr>
          <w:t>8</w:t>
        </w:r>
        <w:r w:rsidRPr="00556454">
          <w:rPr>
            <w:rFonts w:ascii="Courier New" w:hAnsi="Courier New" w:cs="Courier New"/>
          </w:rPr>
          <w:t xml:space="preserve">. </w:t>
        </w:r>
        <w:r>
          <w:rPr>
            <w:rFonts w:ascii="Courier New" w:hAnsi="Courier New" w:cs="Courier New"/>
          </w:rPr>
          <w:t>GENERAL</w:t>
        </w:r>
        <w:r w:rsidRPr="00556454">
          <w:rPr>
            <w:rFonts w:ascii="Courier New" w:hAnsi="Courier New" w:cs="Courier New"/>
          </w:rPr>
          <w:t>**</w:t>
        </w:r>
      </w:ins>
    </w:p>
    <w:p w14:paraId="3CAC4938" w14:textId="77777777" w:rsidR="006C3C5B" w:rsidRPr="00556454" w:rsidRDefault="006C3C5B" w:rsidP="00556454">
      <w:pPr>
        <w:pStyle w:val="PlainText"/>
        <w:rPr>
          <w:rFonts w:ascii="Courier New" w:hAnsi="Courier New" w:cs="Courier New"/>
        </w:rPr>
      </w:pPr>
    </w:p>
    <w:p w14:paraId="011C777D" w14:textId="78D86D25" w:rsidR="005E64F4" w:rsidRDefault="006C3C5B" w:rsidP="00556454">
      <w:pPr>
        <w:pStyle w:val="PlainText"/>
        <w:rPr>
          <w:ins w:id="231" w:author="Rob Hyndman" w:date="2025-11-12T10:10:00Z" w16du:dateUtc="2025-11-12T15:10:00Z"/>
          <w:rFonts w:ascii="Courier New" w:hAnsi="Courier New" w:cs="Courier New"/>
        </w:rPr>
      </w:pPr>
      <w:ins w:id="232" w:author="Rob Hyndman" w:date="2025-11-12T10:05:00Z">
        <w:r w:rsidRPr="006C3C5B">
          <w:rPr>
            <w:rFonts w:ascii="Courier New" w:hAnsi="Courier New" w:cs="Courier New"/>
          </w:rPr>
          <w:t xml:space="preserve">This EULA shall be governed by and construed in accordance with the laws of the Province of Ontario without regard to the </w:t>
        </w:r>
        <w:r w:rsidRPr="006C3C5B">
          <w:rPr>
            <w:rFonts w:ascii="Courier New" w:hAnsi="Courier New" w:cs="Courier New"/>
            <w:i/>
            <w:iCs/>
          </w:rPr>
          <w:t>United Nations Convention for Contracts for the International Sale of Goods</w:t>
        </w:r>
        <w:r w:rsidRPr="006C3C5B">
          <w:rPr>
            <w:rFonts w:ascii="Courier New" w:hAnsi="Courier New" w:cs="Courier New"/>
          </w:rPr>
          <w:t>, which is explicitly excluded, and the laws of Canada applicable therein</w:t>
        </w:r>
      </w:ins>
      <w:ins w:id="233" w:author="Rob Hyndman" w:date="2025-11-12T10:06:00Z" w16du:dateUtc="2025-11-12T15:06:00Z">
        <w:r w:rsidR="002A033C">
          <w:rPr>
            <w:rFonts w:ascii="Courier New" w:hAnsi="Courier New" w:cs="Courier New"/>
          </w:rPr>
          <w:t>,</w:t>
        </w:r>
      </w:ins>
      <w:ins w:id="234" w:author="Rob Hyndman" w:date="2025-11-12T10:05:00Z">
        <w:r w:rsidRPr="006C3C5B">
          <w:rPr>
            <w:rFonts w:ascii="Courier New" w:hAnsi="Courier New" w:cs="Courier New"/>
          </w:rPr>
          <w:t xml:space="preserve"> and shall be treated in all respects as an Ontario contract. The parties to this EULA hereby irrevocably and unconditionally attorn to the exclusive jurisdiction of the courts of the Province of Ontario and all courts competent to hear appeals therefrom</w:t>
        </w:r>
      </w:ins>
      <w:ins w:id="235" w:author="Rob Hyndman" w:date="2025-11-12T10:06:00Z" w16du:dateUtc="2025-11-12T15:06:00Z">
        <w:r w:rsidR="002A033C">
          <w:rPr>
            <w:rFonts w:ascii="Courier New" w:hAnsi="Courier New" w:cs="Courier New"/>
          </w:rPr>
          <w:t xml:space="preserve">, provided that the Company may apply to any Court for injunction or other equitable relief to assert its </w:t>
        </w:r>
      </w:ins>
      <w:ins w:id="236" w:author="Rob Hyndman" w:date="2025-11-12T10:07:00Z" w16du:dateUtc="2025-11-12T15:07:00Z">
        <w:r w:rsidR="002A033C">
          <w:rPr>
            <w:rFonts w:ascii="Courier New" w:hAnsi="Courier New" w:cs="Courier New"/>
          </w:rPr>
          <w:t xml:space="preserve">intellectual property and confidentiality </w:t>
        </w:r>
      </w:ins>
      <w:ins w:id="237" w:author="Rob Hyndman" w:date="2025-11-12T10:06:00Z" w16du:dateUtc="2025-11-12T15:06:00Z">
        <w:r w:rsidR="002A033C">
          <w:rPr>
            <w:rFonts w:ascii="Courier New" w:hAnsi="Courier New" w:cs="Courier New"/>
          </w:rPr>
          <w:t xml:space="preserve">rights </w:t>
        </w:r>
      </w:ins>
      <w:ins w:id="238" w:author="Rob Hyndman" w:date="2025-11-12T10:07:00Z" w16du:dateUtc="2025-11-12T15:07:00Z">
        <w:r w:rsidR="002A033C">
          <w:rPr>
            <w:rFonts w:ascii="Courier New" w:hAnsi="Courier New" w:cs="Courier New"/>
          </w:rPr>
          <w:t>in this EULA</w:t>
        </w:r>
      </w:ins>
      <w:ins w:id="239" w:author="Rob Hyndman" w:date="2025-11-12T10:05:00Z">
        <w:r w:rsidRPr="006C3C5B">
          <w:rPr>
            <w:rFonts w:ascii="Courier New" w:hAnsi="Courier New" w:cs="Courier New"/>
          </w:rPr>
          <w:t>.</w:t>
        </w:r>
      </w:ins>
      <w:ins w:id="240" w:author="Rob Hyndman" w:date="2025-11-12T13:35:00Z" w16du:dateUtc="2025-11-12T18:35:00Z">
        <w:r w:rsidR="00291152">
          <w:rPr>
            <w:rFonts w:ascii="Courier New" w:hAnsi="Courier New" w:cs="Courier New"/>
          </w:rPr>
          <w:t xml:space="preserve">  You agree that </w:t>
        </w:r>
      </w:ins>
      <w:ins w:id="241" w:author="Rob Hyndman" w:date="2025-11-12T13:35:00Z">
        <w:r w:rsidR="00291152" w:rsidRPr="00291152">
          <w:rPr>
            <w:rFonts w:ascii="Courier New" w:hAnsi="Courier New" w:cs="Courier New"/>
          </w:rPr>
          <w:t xml:space="preserve">in addition to any and all remedies available at law, </w:t>
        </w:r>
      </w:ins>
      <w:ins w:id="242" w:author="Rob Hyndman" w:date="2025-11-12T13:35:00Z" w16du:dateUtc="2025-11-12T18:35:00Z">
        <w:r w:rsidR="00291152">
          <w:rPr>
            <w:rFonts w:ascii="Courier New" w:hAnsi="Courier New" w:cs="Courier New"/>
          </w:rPr>
          <w:t xml:space="preserve">the Company </w:t>
        </w:r>
      </w:ins>
      <w:ins w:id="243" w:author="Rob Hyndman" w:date="2025-11-12T13:35:00Z">
        <w:r w:rsidR="00291152" w:rsidRPr="00291152">
          <w:rPr>
            <w:rFonts w:ascii="Courier New" w:hAnsi="Courier New" w:cs="Courier New"/>
          </w:rPr>
          <w:t xml:space="preserve">will be entitled to seek an injunction or other equitable remedies in all legal proceedings in the event of any threatened or actual violation of </w:t>
        </w:r>
      </w:ins>
      <w:ins w:id="244" w:author="Rob Hyndman" w:date="2025-11-12T13:36:00Z" w16du:dateUtc="2025-11-12T18:36:00Z">
        <w:r w:rsidR="00291152">
          <w:rPr>
            <w:rFonts w:ascii="Courier New" w:hAnsi="Courier New" w:cs="Courier New"/>
          </w:rPr>
          <w:t>the Company’s rights of confidentiality in this EULA or its intellectual property rights in the Software or Documentation</w:t>
        </w:r>
      </w:ins>
      <w:ins w:id="245" w:author="Rob Hyndman" w:date="2025-11-12T13:35:00Z">
        <w:r w:rsidR="00291152" w:rsidRPr="00291152">
          <w:rPr>
            <w:rFonts w:ascii="Courier New" w:hAnsi="Courier New" w:cs="Courier New"/>
          </w:rPr>
          <w:t>.</w:t>
        </w:r>
      </w:ins>
    </w:p>
    <w:p w14:paraId="48E66062" w14:textId="77777777" w:rsidR="005E64F4" w:rsidRDefault="005E64F4" w:rsidP="00556454">
      <w:pPr>
        <w:pStyle w:val="PlainText"/>
        <w:rPr>
          <w:ins w:id="246" w:author="Rob Hyndman" w:date="2025-11-12T10:10:00Z" w16du:dateUtc="2025-11-12T15:10:00Z"/>
          <w:rFonts w:ascii="Courier New" w:hAnsi="Courier New" w:cs="Courier New"/>
        </w:rPr>
      </w:pPr>
    </w:p>
    <w:p w14:paraId="3FB7FE42" w14:textId="6CD27F01" w:rsidR="00095C67" w:rsidRDefault="00095C67" w:rsidP="00556454">
      <w:pPr>
        <w:pStyle w:val="PlainText"/>
        <w:rPr>
          <w:ins w:id="247" w:author="Rob Hyndman" w:date="2025-11-12T13:33:00Z" w16du:dateUtc="2025-11-12T18:33:00Z"/>
          <w:rFonts w:ascii="Courier New" w:hAnsi="Courier New" w:cs="Courier New"/>
          <w:lang w:val="en"/>
        </w:rPr>
      </w:pPr>
      <w:ins w:id="248" w:author="Rob Hyndman" w:date="2025-11-12T13:34:00Z" w16du:dateUtc="2025-11-12T18:34:00Z">
        <w:r>
          <w:rPr>
            <w:rFonts w:ascii="Courier New" w:hAnsi="Courier New" w:cs="Courier New"/>
          </w:rPr>
          <w:t>You shall</w:t>
        </w:r>
      </w:ins>
      <w:ins w:id="249" w:author="Rob Hyndman" w:date="2025-11-12T13:34:00Z">
        <w:r w:rsidRPr="00095C67">
          <w:rPr>
            <w:rFonts w:ascii="Courier New" w:hAnsi="Courier New" w:cs="Courier New"/>
          </w:rPr>
          <w:t xml:space="preserve"> indemnify, defend and hold harmless </w:t>
        </w:r>
      </w:ins>
      <w:ins w:id="250" w:author="Rob Hyndman" w:date="2025-11-12T13:34:00Z" w16du:dateUtc="2025-11-12T18:34:00Z">
        <w:r>
          <w:rPr>
            <w:rFonts w:ascii="Courier New" w:hAnsi="Courier New" w:cs="Courier New"/>
          </w:rPr>
          <w:t xml:space="preserve">the Company </w:t>
        </w:r>
      </w:ins>
      <w:ins w:id="251" w:author="Rob Hyndman" w:date="2025-11-12T13:34:00Z">
        <w:r w:rsidRPr="00095C67">
          <w:rPr>
            <w:rFonts w:ascii="Courier New" w:hAnsi="Courier New" w:cs="Courier New"/>
          </w:rPr>
          <w:t xml:space="preserve">and its officers, directors, shareholders, employees, agents and advisors from and against any claims, losses, judgments, damages, costs and expenses (including, without limitation, reasonable legal fees), incurred by any of the foregoing due to or resulting from the misuse by </w:t>
        </w:r>
      </w:ins>
      <w:ins w:id="252" w:author="Rob Hyndman" w:date="2025-11-12T13:34:00Z" w16du:dateUtc="2025-11-12T18:34:00Z">
        <w:r>
          <w:rPr>
            <w:rFonts w:ascii="Courier New" w:hAnsi="Courier New" w:cs="Courier New"/>
          </w:rPr>
          <w:t xml:space="preserve">you </w:t>
        </w:r>
      </w:ins>
      <w:ins w:id="253" w:author="Rob Hyndman" w:date="2025-11-12T13:34:00Z">
        <w:r w:rsidRPr="00095C67">
          <w:rPr>
            <w:rFonts w:ascii="Courier New" w:hAnsi="Courier New" w:cs="Courier New"/>
          </w:rPr>
          <w:t xml:space="preserve">of the Software or </w:t>
        </w:r>
      </w:ins>
      <w:ins w:id="254" w:author="Rob Hyndman" w:date="2025-11-12T13:34:00Z" w16du:dateUtc="2025-11-12T18:34:00Z">
        <w:r w:rsidR="00C802DA">
          <w:rPr>
            <w:rFonts w:ascii="Courier New" w:hAnsi="Courier New" w:cs="Courier New"/>
          </w:rPr>
          <w:t xml:space="preserve">Documentation, or your </w:t>
        </w:r>
      </w:ins>
      <w:ins w:id="255" w:author="Rob Hyndman" w:date="2025-11-12T13:34:00Z">
        <w:r w:rsidRPr="00095C67">
          <w:rPr>
            <w:rFonts w:ascii="Courier New" w:hAnsi="Courier New" w:cs="Courier New"/>
          </w:rPr>
          <w:t xml:space="preserve">violation of this </w:t>
        </w:r>
      </w:ins>
      <w:ins w:id="256" w:author="Rob Hyndman" w:date="2025-11-12T13:34:00Z" w16du:dateUtc="2025-11-12T18:34:00Z">
        <w:r w:rsidR="00C802DA">
          <w:rPr>
            <w:rFonts w:ascii="Courier New" w:hAnsi="Courier New" w:cs="Courier New"/>
          </w:rPr>
          <w:t>E</w:t>
        </w:r>
      </w:ins>
      <w:ins w:id="257" w:author="Rob Hyndman" w:date="2025-11-12T13:34:00Z">
        <w:r w:rsidRPr="00095C67">
          <w:rPr>
            <w:rFonts w:ascii="Courier New" w:hAnsi="Courier New" w:cs="Courier New"/>
          </w:rPr>
          <w:t>ULA.</w:t>
        </w:r>
      </w:ins>
    </w:p>
    <w:p w14:paraId="3450A564" w14:textId="77777777" w:rsidR="00095C67" w:rsidRDefault="00095C67" w:rsidP="00556454">
      <w:pPr>
        <w:pStyle w:val="PlainText"/>
        <w:rPr>
          <w:ins w:id="258" w:author="Rob Hyndman" w:date="2025-11-12T13:33:00Z" w16du:dateUtc="2025-11-12T18:33:00Z"/>
          <w:rFonts w:ascii="Courier New" w:hAnsi="Courier New" w:cs="Courier New"/>
          <w:lang w:val="en"/>
        </w:rPr>
      </w:pPr>
    </w:p>
    <w:p w14:paraId="761AF241" w14:textId="10A2101B" w:rsidR="005E64F4" w:rsidRDefault="002A033C" w:rsidP="00556454">
      <w:pPr>
        <w:pStyle w:val="PlainText"/>
        <w:rPr>
          <w:ins w:id="259" w:author="Rob Hyndman" w:date="2025-11-12T10:10:00Z" w16du:dateUtc="2025-11-12T15:10:00Z"/>
          <w:rFonts w:ascii="Courier New" w:hAnsi="Courier New" w:cs="Courier New"/>
          <w:lang w:val="en"/>
        </w:rPr>
      </w:pPr>
      <w:ins w:id="260" w:author="Rob Hyndman" w:date="2025-11-12T10:07:00Z" w16du:dateUtc="2025-11-12T15:07:00Z">
        <w:r>
          <w:rPr>
            <w:rFonts w:ascii="Courier New" w:hAnsi="Courier New" w:cs="Courier New"/>
            <w:lang w:val="en"/>
          </w:rPr>
          <w:t>The Company</w:t>
        </w:r>
      </w:ins>
      <w:ins w:id="261" w:author="Rob Hyndman" w:date="2025-11-12T10:07:00Z">
        <w:r w:rsidRPr="002A033C">
          <w:rPr>
            <w:rFonts w:ascii="Courier New" w:hAnsi="Courier New" w:cs="Courier New"/>
            <w:lang w:val="en"/>
          </w:rPr>
          <w:t xml:space="preserve"> reserves the right to modify this EULA at any time </w:t>
        </w:r>
      </w:ins>
      <w:ins w:id="262" w:author="Rob Hyndman" w:date="2025-11-12T10:07:00Z" w16du:dateUtc="2025-11-12T15:07:00Z">
        <w:r>
          <w:rPr>
            <w:rFonts w:ascii="Courier New" w:hAnsi="Courier New" w:cs="Courier New"/>
            <w:lang w:val="en"/>
          </w:rPr>
          <w:t xml:space="preserve">on notice </w:t>
        </w:r>
      </w:ins>
      <w:ins w:id="263" w:author="Rob Hyndman" w:date="2025-11-12T10:07:00Z">
        <w:r w:rsidRPr="002A033C">
          <w:rPr>
            <w:rFonts w:ascii="Courier New" w:hAnsi="Courier New" w:cs="Courier New"/>
            <w:lang w:val="en"/>
          </w:rPr>
          <w:t xml:space="preserve">to </w:t>
        </w:r>
      </w:ins>
      <w:ins w:id="264" w:author="Rob Hyndman" w:date="2025-11-12T10:07:00Z" w16du:dateUtc="2025-11-12T15:07:00Z">
        <w:r>
          <w:rPr>
            <w:rFonts w:ascii="Courier New" w:hAnsi="Courier New" w:cs="Courier New"/>
            <w:lang w:val="en"/>
          </w:rPr>
          <w:t>y</w:t>
        </w:r>
      </w:ins>
      <w:ins w:id="265" w:author="Rob Hyndman" w:date="2025-11-12T10:07:00Z">
        <w:r w:rsidRPr="002A033C">
          <w:rPr>
            <w:rFonts w:ascii="Courier New" w:hAnsi="Courier New" w:cs="Courier New"/>
            <w:lang w:val="en"/>
          </w:rPr>
          <w:t>ou</w:t>
        </w:r>
      </w:ins>
      <w:ins w:id="266" w:author="Rob Hyndman" w:date="2025-11-12T10:10:00Z" w16du:dateUtc="2025-11-12T15:10:00Z">
        <w:r w:rsidR="005E64F4">
          <w:rPr>
            <w:rFonts w:ascii="Courier New" w:hAnsi="Courier New" w:cs="Courier New"/>
            <w:lang w:val="en"/>
          </w:rPr>
          <w:t>.</w:t>
        </w:r>
      </w:ins>
    </w:p>
    <w:p w14:paraId="3C347149" w14:textId="77777777" w:rsidR="005E64F4" w:rsidRDefault="005E64F4" w:rsidP="00556454">
      <w:pPr>
        <w:pStyle w:val="PlainText"/>
        <w:rPr>
          <w:ins w:id="267" w:author="Rob Hyndman" w:date="2025-11-12T10:10:00Z" w16du:dateUtc="2025-11-12T15:10:00Z"/>
          <w:rFonts w:ascii="Courier New" w:hAnsi="Courier New" w:cs="Courier New"/>
          <w:lang w:val="en"/>
        </w:rPr>
      </w:pPr>
    </w:p>
    <w:p w14:paraId="2055E8DE" w14:textId="6FAB8340" w:rsidR="005E64F4" w:rsidRDefault="005E64F4" w:rsidP="00556454">
      <w:pPr>
        <w:pStyle w:val="PlainText"/>
        <w:rPr>
          <w:ins w:id="268" w:author="Rob Hyndman" w:date="2025-11-12T10:10:00Z" w16du:dateUtc="2025-11-12T15:10:00Z"/>
          <w:rFonts w:ascii="Courier New" w:hAnsi="Courier New" w:cs="Courier New"/>
          <w:lang w:val="en"/>
        </w:rPr>
      </w:pPr>
      <w:ins w:id="269" w:author="Rob Hyndman" w:date="2025-11-12T10:10:00Z" w16du:dateUtc="2025-11-12T15:10:00Z">
        <w:r>
          <w:rPr>
            <w:rFonts w:ascii="Courier New" w:hAnsi="Courier New" w:cs="Courier New"/>
            <w:lang w:val="en"/>
          </w:rPr>
          <w:t>T</w:t>
        </w:r>
        <w:r w:rsidRPr="0036408F">
          <w:rPr>
            <w:rFonts w:ascii="Courier New" w:hAnsi="Courier New" w:cs="Courier New"/>
            <w:lang w:val="en"/>
          </w:rPr>
          <w:t xml:space="preserve">his EULA constitutes the entire agreement between </w:t>
        </w:r>
        <w:r>
          <w:rPr>
            <w:rFonts w:ascii="Courier New" w:hAnsi="Courier New" w:cs="Courier New"/>
            <w:lang w:val="en"/>
          </w:rPr>
          <w:t>y</w:t>
        </w:r>
        <w:r w:rsidRPr="0036408F">
          <w:rPr>
            <w:rFonts w:ascii="Courier New" w:hAnsi="Courier New" w:cs="Courier New"/>
            <w:lang w:val="en"/>
          </w:rPr>
          <w:t xml:space="preserve">ou and </w:t>
        </w:r>
        <w:r>
          <w:rPr>
            <w:rFonts w:ascii="Courier New" w:hAnsi="Courier New" w:cs="Courier New"/>
            <w:lang w:val="en"/>
          </w:rPr>
          <w:t xml:space="preserve">the Company </w:t>
        </w:r>
        <w:r w:rsidRPr="0036408F">
          <w:rPr>
            <w:rFonts w:ascii="Courier New" w:hAnsi="Courier New" w:cs="Courier New"/>
            <w:lang w:val="en"/>
          </w:rPr>
          <w:t>concerning the S</w:t>
        </w:r>
        <w:r>
          <w:rPr>
            <w:rFonts w:ascii="Courier New" w:hAnsi="Courier New" w:cs="Courier New"/>
            <w:lang w:val="en"/>
          </w:rPr>
          <w:t>oftware and the Documentation</w:t>
        </w:r>
        <w:r w:rsidRPr="0036408F">
          <w:rPr>
            <w:rFonts w:ascii="Courier New" w:hAnsi="Courier New" w:cs="Courier New"/>
            <w:lang w:val="en"/>
          </w:rPr>
          <w:t xml:space="preserve">, </w:t>
        </w:r>
        <w:r>
          <w:rPr>
            <w:rFonts w:ascii="Courier New" w:hAnsi="Courier New" w:cs="Courier New"/>
            <w:lang w:val="en"/>
          </w:rPr>
          <w:t xml:space="preserve">and </w:t>
        </w:r>
        <w:r w:rsidRPr="0036408F">
          <w:rPr>
            <w:rFonts w:ascii="Courier New" w:hAnsi="Courier New" w:cs="Courier New"/>
            <w:lang w:val="en"/>
          </w:rPr>
          <w:t xml:space="preserve">shall not be modified except as provided above, and </w:t>
        </w:r>
        <w:r w:rsidRPr="0036408F">
          <w:rPr>
            <w:rFonts w:ascii="Courier New" w:hAnsi="Courier New" w:cs="Courier New"/>
          </w:rPr>
          <w:t xml:space="preserve">sets forth the entire complete and exclusive agreement and understanding between </w:t>
        </w:r>
      </w:ins>
      <w:ins w:id="270" w:author="Rob Hyndman" w:date="2025-11-12T10:11:00Z" w16du:dateUtc="2025-11-12T15:11:00Z">
        <w:r>
          <w:rPr>
            <w:rFonts w:ascii="Courier New" w:hAnsi="Courier New" w:cs="Courier New"/>
          </w:rPr>
          <w:t xml:space="preserve">you and the Company </w:t>
        </w:r>
      </w:ins>
      <w:ins w:id="271" w:author="Rob Hyndman" w:date="2025-11-12T10:10:00Z" w16du:dateUtc="2025-11-12T15:10:00Z">
        <w:r w:rsidRPr="0036408F">
          <w:rPr>
            <w:rFonts w:ascii="Courier New" w:hAnsi="Courier New" w:cs="Courier New"/>
          </w:rPr>
          <w:t>relating to the subject matter hereof.</w:t>
        </w:r>
      </w:ins>
    </w:p>
    <w:p w14:paraId="01189C79" w14:textId="77777777" w:rsidR="005E64F4" w:rsidRDefault="005E64F4" w:rsidP="00556454">
      <w:pPr>
        <w:pStyle w:val="PlainText"/>
        <w:rPr>
          <w:ins w:id="272" w:author="Rob Hyndman" w:date="2025-11-12T10:10:00Z" w16du:dateUtc="2025-11-12T15:10:00Z"/>
          <w:rFonts w:ascii="Courier New" w:hAnsi="Courier New" w:cs="Courier New"/>
          <w:lang w:val="en"/>
        </w:rPr>
      </w:pPr>
    </w:p>
    <w:p w14:paraId="5A0AEB6F" w14:textId="77FDC5CF" w:rsidR="00556454" w:rsidRDefault="0036408F" w:rsidP="00556454">
      <w:pPr>
        <w:pStyle w:val="PlainText"/>
        <w:rPr>
          <w:ins w:id="273" w:author="Rob Hyndman" w:date="2025-11-12T10:05:00Z" w16du:dateUtc="2025-11-12T15:05:00Z"/>
          <w:rFonts w:ascii="Courier New" w:hAnsi="Courier New" w:cs="Courier New"/>
        </w:rPr>
      </w:pPr>
      <w:ins w:id="274" w:author="Rob Hyndman" w:date="2025-11-12T10:08:00Z">
        <w:r w:rsidRPr="0036408F">
          <w:rPr>
            <w:rFonts w:ascii="Courier New" w:hAnsi="Courier New" w:cs="Courier New"/>
          </w:rPr>
          <w:t xml:space="preserve">You may not assign this EULA or your rights under it without the prior written consent of </w:t>
        </w:r>
      </w:ins>
      <w:ins w:id="275" w:author="Rob Hyndman" w:date="2025-11-12T10:08:00Z" w16du:dateUtc="2025-11-12T15:08:00Z">
        <w:r>
          <w:rPr>
            <w:rFonts w:ascii="Courier New" w:hAnsi="Courier New" w:cs="Courier New"/>
            <w:lang w:val="en"/>
          </w:rPr>
          <w:t>the Company.</w:t>
        </w:r>
        <w:r w:rsidRPr="0036408F">
          <w:rPr>
            <w:rFonts w:ascii="Calibri" w:eastAsiaTheme="minorEastAsia" w:hAnsi="Calibri" w:cs="Calibri"/>
            <w:kern w:val="0"/>
            <w:sz w:val="20"/>
            <w:szCs w:val="20"/>
            <w:lang w:val="en"/>
            <w14:ligatures w14:val="none"/>
          </w:rPr>
          <w:t xml:space="preserve"> </w:t>
        </w:r>
      </w:ins>
    </w:p>
    <w:p w14:paraId="5FCA51C7" w14:textId="77777777" w:rsidR="006C3C5B" w:rsidRDefault="006C3C5B" w:rsidP="00556454">
      <w:pPr>
        <w:pStyle w:val="PlainText"/>
        <w:rPr>
          <w:ins w:id="276" w:author="Rob Hyndman" w:date="2025-11-12T10:05:00Z" w16du:dateUtc="2025-11-12T15:05:00Z"/>
          <w:rFonts w:ascii="Courier New" w:hAnsi="Courier New" w:cs="Courier New"/>
        </w:rPr>
      </w:pPr>
    </w:p>
    <w:p w14:paraId="53D7A6F8" w14:textId="77777777" w:rsidR="006C3C5B" w:rsidRDefault="006C3C5B" w:rsidP="00556454">
      <w:pPr>
        <w:pStyle w:val="PlainText"/>
        <w:rPr>
          <w:ins w:id="277" w:author="Rob Hyndman" w:date="2025-11-12T10:05:00Z" w16du:dateUtc="2025-11-12T15:05:00Z"/>
          <w:rFonts w:ascii="Courier New" w:hAnsi="Courier New" w:cs="Courier New"/>
        </w:rPr>
      </w:pPr>
    </w:p>
    <w:p w14:paraId="53AF5AB4" w14:textId="77777777" w:rsidR="006C3C5B" w:rsidRPr="00556454" w:rsidRDefault="006C3C5B" w:rsidP="00556454">
      <w:pPr>
        <w:pStyle w:val="PlainText"/>
        <w:rPr>
          <w:rFonts w:ascii="Courier New" w:hAnsi="Courier New" w:cs="Courier New"/>
        </w:rPr>
      </w:pPr>
    </w:p>
    <w:p w14:paraId="6FF6F204" w14:textId="77777777" w:rsidR="00556454" w:rsidRPr="00556454" w:rsidRDefault="00556454" w:rsidP="00556454">
      <w:pPr>
        <w:pStyle w:val="PlainText"/>
        <w:rPr>
          <w:rFonts w:ascii="Courier New" w:hAnsi="Courier New" w:cs="Courier New"/>
        </w:rPr>
      </w:pPr>
      <w:r w:rsidRPr="00556454">
        <w:rPr>
          <w:rFonts w:ascii="Courier New" w:hAnsi="Courier New" w:cs="Courier New"/>
        </w:rPr>
        <w:t>By clicking "I Accept" below, you acknowledge that you have read this EULA, understand it, and agree to be bound by its terms and conditions.</w:t>
      </w:r>
    </w:p>
    <w:p w14:paraId="6FAF647C" w14:textId="77777777" w:rsidR="00556454" w:rsidRPr="00556454" w:rsidRDefault="00556454" w:rsidP="00556454">
      <w:pPr>
        <w:pStyle w:val="PlainText"/>
        <w:rPr>
          <w:rFonts w:ascii="Courier New" w:hAnsi="Courier New" w:cs="Courier New"/>
        </w:rPr>
      </w:pPr>
    </w:p>
    <w:sectPr w:rsidR="00556454" w:rsidRPr="00556454" w:rsidSect="00556454">
      <w:pgSz w:w="12240" w:h="15840"/>
      <w:pgMar w:top="1440" w:right="1502" w:bottom="1440" w:left="15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Rob Hyndman" w:date="2025-11-12T09:29:00Z" w:initials="RH">
    <w:p w14:paraId="046E49E7" w14:textId="77777777" w:rsidR="0035157C" w:rsidRDefault="0035157C" w:rsidP="0035157C">
      <w:r>
        <w:rPr>
          <w:rStyle w:val="CommentReference"/>
        </w:rPr>
        <w:annotationRef/>
      </w:r>
      <w:r>
        <w:rPr>
          <w:sz w:val="20"/>
          <w:szCs w:val="20"/>
        </w:rPr>
        <w:t>I suggest that any individual that wants to use the Software should also agree to the EULA.  Through a clickthrough or a signed form, as you prefer.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6E49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A33D55" w16cex:dateUtc="2025-11-12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6E49E7" w16cid:durableId="2AA33D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 Hyndman">
    <w15:presenceInfo w15:providerId="None" w15:userId="Rob Hynd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A8C"/>
    <w:rsid w:val="000129C6"/>
    <w:rsid w:val="00032EB9"/>
    <w:rsid w:val="000703EF"/>
    <w:rsid w:val="00095C67"/>
    <w:rsid w:val="000B1A8C"/>
    <w:rsid w:val="000B6105"/>
    <w:rsid w:val="00194DFE"/>
    <w:rsid w:val="001E1B13"/>
    <w:rsid w:val="002336FF"/>
    <w:rsid w:val="00291152"/>
    <w:rsid w:val="002A033C"/>
    <w:rsid w:val="002A6BDA"/>
    <w:rsid w:val="002F24BE"/>
    <w:rsid w:val="00310DEB"/>
    <w:rsid w:val="0035157C"/>
    <w:rsid w:val="0036408F"/>
    <w:rsid w:val="00387B4C"/>
    <w:rsid w:val="003A066B"/>
    <w:rsid w:val="003B0AEA"/>
    <w:rsid w:val="00415180"/>
    <w:rsid w:val="004A51C5"/>
    <w:rsid w:val="004E7F38"/>
    <w:rsid w:val="004F0A36"/>
    <w:rsid w:val="0052675E"/>
    <w:rsid w:val="00556454"/>
    <w:rsid w:val="005C1C7F"/>
    <w:rsid w:val="005C656F"/>
    <w:rsid w:val="005E64F4"/>
    <w:rsid w:val="00680718"/>
    <w:rsid w:val="006C3C5B"/>
    <w:rsid w:val="007340FC"/>
    <w:rsid w:val="007866EB"/>
    <w:rsid w:val="007A270E"/>
    <w:rsid w:val="008B0D56"/>
    <w:rsid w:val="008C291B"/>
    <w:rsid w:val="00900D99"/>
    <w:rsid w:val="009212ED"/>
    <w:rsid w:val="00925964"/>
    <w:rsid w:val="009441A8"/>
    <w:rsid w:val="009C27B4"/>
    <w:rsid w:val="00A271C7"/>
    <w:rsid w:val="00A307C1"/>
    <w:rsid w:val="00AE7FD2"/>
    <w:rsid w:val="00AF49E7"/>
    <w:rsid w:val="00AF6768"/>
    <w:rsid w:val="00B74EC4"/>
    <w:rsid w:val="00C403D1"/>
    <w:rsid w:val="00C42D96"/>
    <w:rsid w:val="00C66E45"/>
    <w:rsid w:val="00C802DA"/>
    <w:rsid w:val="00CF0F1F"/>
    <w:rsid w:val="00DF7371"/>
    <w:rsid w:val="00E104B0"/>
    <w:rsid w:val="00EC5C1E"/>
    <w:rsid w:val="00EC7ED3"/>
    <w:rsid w:val="00F62483"/>
    <w:rsid w:val="00F74CCE"/>
    <w:rsid w:val="00FA60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1CC2373"/>
  <w15:chartTrackingRefBased/>
  <w15:docId w15:val="{7250C6BF-B5F7-F146-BBC4-B7CC4139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55A52"/>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D55A52"/>
    <w:rPr>
      <w:rFonts w:ascii="Consolas" w:hAnsi="Consolas" w:cs="Consolas"/>
      <w:sz w:val="21"/>
      <w:szCs w:val="21"/>
    </w:rPr>
  </w:style>
  <w:style w:type="paragraph" w:styleId="Revision">
    <w:name w:val="Revision"/>
    <w:hidden/>
    <w:uiPriority w:val="99"/>
    <w:semiHidden/>
    <w:rsid w:val="00FA602D"/>
    <w:pPr>
      <w:spacing w:after="0" w:line="240" w:lineRule="auto"/>
    </w:pPr>
  </w:style>
  <w:style w:type="character" w:styleId="CommentReference">
    <w:name w:val="annotation reference"/>
    <w:basedOn w:val="DefaultParagraphFont"/>
    <w:uiPriority w:val="99"/>
    <w:semiHidden/>
    <w:unhideWhenUsed/>
    <w:rsid w:val="0035157C"/>
    <w:rPr>
      <w:sz w:val="16"/>
      <w:szCs w:val="16"/>
    </w:rPr>
  </w:style>
  <w:style w:type="paragraph" w:styleId="CommentText">
    <w:name w:val="annotation text"/>
    <w:basedOn w:val="Normal"/>
    <w:link w:val="CommentTextChar"/>
    <w:uiPriority w:val="99"/>
    <w:semiHidden/>
    <w:unhideWhenUsed/>
    <w:rsid w:val="0035157C"/>
    <w:pPr>
      <w:spacing w:line="240" w:lineRule="auto"/>
    </w:pPr>
    <w:rPr>
      <w:sz w:val="20"/>
      <w:szCs w:val="20"/>
    </w:rPr>
  </w:style>
  <w:style w:type="character" w:customStyle="1" w:styleId="CommentTextChar">
    <w:name w:val="Comment Text Char"/>
    <w:basedOn w:val="DefaultParagraphFont"/>
    <w:link w:val="CommentText"/>
    <w:uiPriority w:val="99"/>
    <w:semiHidden/>
    <w:rsid w:val="0035157C"/>
    <w:rPr>
      <w:sz w:val="20"/>
      <w:szCs w:val="20"/>
    </w:rPr>
  </w:style>
  <w:style w:type="paragraph" w:styleId="CommentSubject">
    <w:name w:val="annotation subject"/>
    <w:basedOn w:val="CommentText"/>
    <w:next w:val="CommentText"/>
    <w:link w:val="CommentSubjectChar"/>
    <w:uiPriority w:val="99"/>
    <w:semiHidden/>
    <w:unhideWhenUsed/>
    <w:rsid w:val="0035157C"/>
    <w:rPr>
      <w:b/>
      <w:bCs/>
    </w:rPr>
  </w:style>
  <w:style w:type="character" w:customStyle="1" w:styleId="CommentSubjectChar">
    <w:name w:val="Comment Subject Char"/>
    <w:basedOn w:val="CommentTextChar"/>
    <w:link w:val="CommentSubject"/>
    <w:uiPriority w:val="99"/>
    <w:semiHidden/>
    <w:rsid w:val="003515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Hyndman</dc:creator>
  <cp:keywords/>
  <dc:description/>
  <cp:lastModifiedBy>Rob Hyndman</cp:lastModifiedBy>
  <cp:revision>7</cp:revision>
  <dcterms:created xsi:type="dcterms:W3CDTF">2025-11-12T14:16:00Z</dcterms:created>
  <dcterms:modified xsi:type="dcterms:W3CDTF">2025-11-12T18:36:00Z</dcterms:modified>
</cp:coreProperties>
</file>